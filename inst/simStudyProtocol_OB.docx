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7B482" w14:textId="5BF3951C" w:rsidR="00F3342F" w:rsidRPr="00BD57C9" w:rsidRDefault="00F3342F" w:rsidP="00BD57C9">
      <w:pPr>
        <w:pStyle w:val="Title"/>
      </w:pPr>
      <w:r w:rsidRPr="00BD57C9">
        <w:t>Simulation</w:t>
      </w:r>
      <w:r w:rsidRPr="00F3342F">
        <w:t xml:space="preserve"> study protocol</w:t>
      </w:r>
    </w:p>
    <w:p w14:paraId="4E73033D" w14:textId="7853A20F" w:rsidR="00BD57C9" w:rsidRDefault="00F3342F" w:rsidP="00BD57C9">
      <w:pPr>
        <w:pStyle w:val="Heading1"/>
      </w:pPr>
      <w:r w:rsidRPr="00BD57C9">
        <w:t>Aims</w:t>
      </w:r>
      <w:r w:rsidRPr="001C0EB3">
        <w:t xml:space="preserve"> of the study:</w:t>
      </w:r>
      <w:r w:rsidR="001C0EB3">
        <w:t xml:space="preserve"> </w:t>
      </w:r>
    </w:p>
    <w:p w14:paraId="2E55CE4A" w14:textId="67804B9F" w:rsidR="00044AC5" w:rsidRPr="00044AC5" w:rsidRDefault="00044AC5" w:rsidP="00044AC5">
      <w:pPr>
        <w:rPr>
          <w:lang w:val="en-US"/>
        </w:rPr>
      </w:pPr>
      <w:r>
        <w:rPr>
          <w:lang w:val="en-US"/>
        </w:rPr>
        <w:t>The aim of this simulation study is to evaluate and compare already implemented statistical methods for summarizing linear-segmented relationships. In particular, we will look at the “10” pattern,</w:t>
      </w:r>
      <w:r w:rsidRPr="00044AC5">
        <w:rPr>
          <w:lang w:val="en-US"/>
        </w:rPr>
        <w:t xml:space="preserve"> </w:t>
      </w:r>
      <w:r>
        <w:rPr>
          <w:lang w:val="en-US"/>
        </w:rPr>
        <w:t xml:space="preserve">that is, a 2-segment linear relationship between </w:t>
      </w:r>
      <w:r w:rsidR="004C77F9">
        <w:rPr>
          <w:lang w:val="en-US"/>
        </w:rPr>
        <w:t>the response and the explanatory variable</w:t>
      </w:r>
      <w:r>
        <w:rPr>
          <w:lang w:val="en-US"/>
        </w:rPr>
        <w:t>, with the first segment having a non-zero slope, and the second segment being a plateau (null slope).</w:t>
      </w:r>
    </w:p>
    <w:p w14:paraId="6B3CE53E" w14:textId="2C989FC5" w:rsidR="001C0EB3" w:rsidRDefault="004C77F9" w:rsidP="00AE5311">
      <w:pPr>
        <w:rPr>
          <w:lang w:val="en-US"/>
        </w:rPr>
      </w:pPr>
      <w:r>
        <w:rPr>
          <w:lang w:val="en-US"/>
        </w:rPr>
        <w:t xml:space="preserve">The data will be simulated based on the application of SDI trajectories in patients after psilocybin intake (see </w:t>
      </w:r>
      <w:proofErr w:type="spellStart"/>
      <w:r>
        <w:rPr>
          <w:lang w:val="en-US"/>
        </w:rPr>
        <w:t>Stenbæck</w:t>
      </w:r>
      <w:proofErr w:type="spellEnd"/>
      <w:r>
        <w:rPr>
          <w:lang w:val="en-US"/>
        </w:rPr>
        <w:t xml:space="preserve"> et al., 2021). The Subjective Drug Intensity (SDI) is a Patient Reported Outcome (PRO) used after psilocybin intake to assess the intensity of patients’ feeling </w:t>
      </w:r>
      <w:r w:rsidR="005A3930">
        <w:rPr>
          <w:lang w:val="en-US"/>
        </w:rPr>
        <w:t xml:space="preserve">over time </w:t>
      </w:r>
      <w:r>
        <w:rPr>
          <w:lang w:val="en-US"/>
        </w:rPr>
        <w:t xml:space="preserve">during the experiment. It is a bounded integer scale from 0 to 10. Typically, the experiment goes through 3 distinct phases: onset of psychoactive effects, peak plateau, return to normal state of consciousness (“101” pattern / trapezoid). The study </w:t>
      </w:r>
      <w:r w:rsidR="00873AEC">
        <w:rPr>
          <w:lang w:val="en-US"/>
        </w:rPr>
        <w:t>focuses</w:t>
      </w:r>
      <w:r>
        <w:rPr>
          <w:lang w:val="en-US"/>
        </w:rPr>
        <w:t xml:space="preserve"> on the “10” pattern because one of the statistical methods only allow a single breakpoint.</w:t>
      </w:r>
    </w:p>
    <w:p w14:paraId="73B5B285" w14:textId="097E0A4F" w:rsidR="009E2A06" w:rsidRPr="007D54D0" w:rsidRDefault="009E2A06" w:rsidP="00AE5311">
      <w:pPr>
        <w:rPr>
          <w:lang w:val="en-US"/>
        </w:rPr>
      </w:pPr>
      <w:r>
        <w:rPr>
          <w:lang w:val="en-US"/>
        </w:rPr>
        <w:t xml:space="preserve">This simulation study protocol was </w:t>
      </w:r>
      <w:r w:rsidR="005A3930">
        <w:rPr>
          <w:lang w:val="en-US"/>
        </w:rPr>
        <w:t xml:space="preserve">widely </w:t>
      </w:r>
      <w:r>
        <w:rPr>
          <w:lang w:val="en-US"/>
        </w:rPr>
        <w:t>written based on the recommendations of Morris et al. (</w:t>
      </w:r>
      <w:r w:rsidRPr="009E2A06">
        <w:rPr>
          <w:lang w:val="en-US"/>
        </w:rPr>
        <w:t>DOI: 10.1002/sim.8086</w:t>
      </w:r>
      <w:r>
        <w:rPr>
          <w:lang w:val="en-US"/>
        </w:rPr>
        <w:t>).</w:t>
      </w:r>
    </w:p>
    <w:p w14:paraId="25CBC464" w14:textId="6A9DCFD3" w:rsidR="0021711D" w:rsidRDefault="0021711D" w:rsidP="0021711D">
      <w:pPr>
        <w:pStyle w:val="Heading1"/>
      </w:pPr>
      <w:r>
        <w:t>Software used to perform simulation</w:t>
      </w:r>
    </w:p>
    <w:p w14:paraId="3F3EB683" w14:textId="07F0CA8D" w:rsidR="0021711D" w:rsidRPr="0021711D" w:rsidRDefault="0021711D" w:rsidP="0021711D">
      <w:pPr>
        <w:rPr>
          <w:lang w:val="en-US"/>
        </w:rPr>
      </w:pPr>
      <w:r>
        <w:rPr>
          <w:lang w:val="en-US"/>
        </w:rPr>
        <w:t xml:space="preserve">Datasets generation, computation of statistical methods and analysis of results </w:t>
      </w:r>
      <w:r w:rsidR="007B3CBC">
        <w:rPr>
          <w:lang w:val="en-US"/>
        </w:rPr>
        <w:t>will be</w:t>
      </w:r>
      <w:r>
        <w:rPr>
          <w:lang w:val="en-US"/>
        </w:rPr>
        <w:t xml:space="preserve"> </w:t>
      </w:r>
      <w:r w:rsidR="005A3930">
        <w:rPr>
          <w:lang w:val="en-US"/>
        </w:rPr>
        <w:t>conducted</w:t>
      </w:r>
      <w:r>
        <w:rPr>
          <w:lang w:val="en-US"/>
        </w:rPr>
        <w:t xml:space="preserve"> in R </w:t>
      </w:r>
      <w:r w:rsidR="005A3930">
        <w:rPr>
          <w:lang w:val="en-US"/>
        </w:rPr>
        <w:t>programming language</w:t>
      </w:r>
      <w:r>
        <w:rPr>
          <w:lang w:val="en-US"/>
        </w:rPr>
        <w:t xml:space="preserve"> (</w:t>
      </w:r>
      <w:r w:rsidR="007B3CBC" w:rsidRPr="007B3CBC">
        <w:rPr>
          <w:lang w:val="en-US"/>
        </w:rPr>
        <w:t>version 4.3.1 (2023-06-16)</w:t>
      </w:r>
      <w:r>
        <w:rPr>
          <w:lang w:val="en-US"/>
        </w:rPr>
        <w:t>)</w:t>
      </w:r>
      <w:r w:rsidR="005A3930">
        <w:rPr>
          <w:lang w:val="en-US"/>
        </w:rPr>
        <w:t>.</w:t>
      </w:r>
    </w:p>
    <w:p w14:paraId="0C521084" w14:textId="629F4778" w:rsidR="00F15D78" w:rsidRDefault="00BD57C9" w:rsidP="00BD57C9">
      <w:pPr>
        <w:pStyle w:val="Heading1"/>
      </w:pPr>
      <w:r w:rsidRPr="00BD57C9">
        <w:t>Statistical methods to be evaluated</w:t>
      </w:r>
    </w:p>
    <w:p w14:paraId="351EB3A5" w14:textId="6C090950" w:rsidR="00D32DAF" w:rsidRPr="00D32DAF" w:rsidRDefault="00D32DAF" w:rsidP="00D32DAF">
      <w:pPr>
        <w:rPr>
          <w:lang w:val="en-US"/>
        </w:rPr>
      </w:pPr>
      <w:r>
        <w:rPr>
          <w:lang w:val="en-US"/>
        </w:rPr>
        <w:t>Two statistical methods are to be evaluated during this simulation study:</w:t>
      </w:r>
    </w:p>
    <w:p w14:paraId="4CDED117" w14:textId="35DF0E2D" w:rsidR="00F15D78" w:rsidRPr="00EF080D" w:rsidRDefault="0021711D" w:rsidP="0021711D">
      <w:pPr>
        <w:pStyle w:val="ListParagraph"/>
        <w:numPr>
          <w:ilvl w:val="0"/>
          <w:numId w:val="3"/>
        </w:numPr>
        <w:rPr>
          <w:lang w:val="en-US"/>
        </w:rPr>
      </w:pPr>
      <w:r>
        <w:rPr>
          <w:lang w:val="en-US"/>
        </w:rPr>
        <w:t xml:space="preserve">Linear mixed model with a single estimated breakpoint </w:t>
      </w:r>
      <w:r w:rsidR="007B3CBC">
        <w:rPr>
          <w:lang w:val="en-US"/>
        </w:rPr>
        <w:t>(`</w:t>
      </w:r>
      <w:hyperlink r:id="rId6" w:history="1">
        <w:r w:rsidR="007B3CBC" w:rsidRPr="00CA42AB">
          <w:rPr>
            <w:rStyle w:val="Hyperlink"/>
            <w:lang w:val="en-US"/>
          </w:rPr>
          <w:t>segmented</w:t>
        </w:r>
      </w:hyperlink>
      <w:r w:rsidR="007B3CBC">
        <w:rPr>
          <w:lang w:val="en-US"/>
        </w:rPr>
        <w:t>` R package, function `segmented.lme`</w:t>
      </w:r>
      <w:r w:rsidR="00CA42AB">
        <w:rPr>
          <w:lang w:val="en-US"/>
        </w:rPr>
        <w:t xml:space="preserve"> - ref: </w:t>
      </w:r>
      <w:hyperlink r:id="rId7" w:history="1">
        <w:r w:rsidR="00CA42AB" w:rsidRPr="00CA42AB">
          <w:rPr>
            <w:rStyle w:val="Hyperlink"/>
            <w:lang w:val="en-US"/>
          </w:rPr>
          <w:t>https://doi.org/10.1177/1471082X13504721</w:t>
        </w:r>
      </w:hyperlink>
      <w:r w:rsidR="00DF5CCD">
        <w:rPr>
          <w:lang w:val="en-US"/>
        </w:rPr>
        <w:t>)</w:t>
      </w:r>
      <w:r w:rsidR="004C77F9">
        <w:rPr>
          <w:lang w:val="en-US"/>
        </w:rPr>
        <w:t>. This statistical method only allows for a single breakpoint in the relationship between SDI and time.</w:t>
      </w:r>
    </w:p>
    <w:p w14:paraId="53B289C3" w14:textId="563C4D62" w:rsidR="00CA42AB" w:rsidRPr="00CA42AB" w:rsidRDefault="007B3CBC" w:rsidP="00CA42AB">
      <w:pPr>
        <w:pStyle w:val="ListParagraph"/>
        <w:numPr>
          <w:ilvl w:val="0"/>
          <w:numId w:val="3"/>
        </w:numPr>
        <w:rPr>
          <w:lang w:val="en-US"/>
        </w:rPr>
      </w:pPr>
      <w:r w:rsidRPr="00CA42AB">
        <w:rPr>
          <w:lang w:val="en-US"/>
        </w:rPr>
        <w:t>Linear model with breakpoint estimation (`segmented` R package, function `segreg`)</w:t>
      </w:r>
      <w:r w:rsidR="004C77F9" w:rsidRPr="00CA42AB">
        <w:rPr>
          <w:lang w:val="en-US"/>
        </w:rPr>
        <w:t>.</w:t>
      </w:r>
      <w:r w:rsidR="00CA42AB" w:rsidRPr="00CA42AB">
        <w:rPr>
          <w:lang w:val="en-US"/>
        </w:rPr>
        <w:t xml:space="preserve"> </w:t>
      </w:r>
      <w:r w:rsidR="00CA42AB">
        <w:rPr>
          <w:lang w:val="en-US"/>
        </w:rPr>
        <w:t>ref</w:t>
      </w:r>
      <w:r w:rsidR="00CA42AB" w:rsidRPr="00CA42AB">
        <w:rPr>
          <w:lang w:val="en-US"/>
        </w:rPr>
        <w:t xml:space="preserve">: </w:t>
      </w:r>
      <w:hyperlink r:id="rId8" w:history="1">
        <w:r w:rsidR="00CA42AB" w:rsidRPr="00CA42AB">
          <w:rPr>
            <w:rStyle w:val="Hyperlink"/>
            <w:lang w:val="en-US"/>
          </w:rPr>
          <w:t>https://doi.org/10.1002/sim.1545</w:t>
        </w:r>
      </w:hyperlink>
    </w:p>
    <w:p w14:paraId="59863BDB" w14:textId="3F2DBB3C" w:rsidR="007B3CBC" w:rsidRDefault="007B3CBC" w:rsidP="007B3CBC">
      <w:pPr>
        <w:pStyle w:val="ListParagraph"/>
        <w:numPr>
          <w:ilvl w:val="0"/>
          <w:numId w:val="3"/>
        </w:numPr>
        <w:rPr>
          <w:lang w:val="en-US"/>
        </w:rPr>
      </w:pPr>
      <w:r>
        <w:rPr>
          <w:lang w:val="en-US"/>
        </w:rPr>
        <w:t>Linear model with breakpoint estimation (`</w:t>
      </w:r>
      <w:proofErr w:type="spellStart"/>
      <w:r>
        <w:fldChar w:fldCharType="begin"/>
      </w:r>
      <w:r w:rsidRPr="00AD29CC">
        <w:instrText>HYPERLINK "https://github.com/bozenne/lmbreak"</w:instrText>
      </w:r>
      <w:r>
        <w:fldChar w:fldCharType="separate"/>
      </w:r>
      <w:r w:rsidRPr="00CA42AB">
        <w:rPr>
          <w:rStyle w:val="Hyperlink"/>
          <w:lang w:val="en-US"/>
        </w:rPr>
        <w:t>lmbreak</w:t>
      </w:r>
      <w:proofErr w:type="spellEnd"/>
      <w:r>
        <w:fldChar w:fldCharType="end"/>
      </w:r>
      <w:r>
        <w:rPr>
          <w:lang w:val="en-US"/>
        </w:rPr>
        <w:t>` R package, function `</w:t>
      </w:r>
      <w:proofErr w:type="spellStart"/>
      <w:r>
        <w:rPr>
          <w:lang w:val="en-US"/>
        </w:rPr>
        <w:t>mlmbreak</w:t>
      </w:r>
      <w:proofErr w:type="spellEnd"/>
      <w:r>
        <w:rPr>
          <w:lang w:val="en-US"/>
        </w:rPr>
        <w:t>`)</w:t>
      </w:r>
      <w:r w:rsidR="00E9727F">
        <w:rPr>
          <w:lang w:val="en-US"/>
        </w:rPr>
        <w:t>.</w:t>
      </w:r>
    </w:p>
    <w:p w14:paraId="45558870" w14:textId="7387BD33" w:rsidR="00370631" w:rsidRDefault="00370631" w:rsidP="00370631">
      <w:pPr>
        <w:rPr>
          <w:lang w:val="en-US"/>
        </w:rPr>
      </w:pPr>
      <w:r>
        <w:rPr>
          <w:lang w:val="en-US"/>
        </w:rPr>
        <w:t xml:space="preserve">The last two methods are very similar </w:t>
      </w:r>
      <w:r w:rsidR="00D32DAF">
        <w:rPr>
          <w:lang w:val="en-US"/>
        </w:rPr>
        <w:t>implementations of the same model</w:t>
      </w:r>
      <w:r>
        <w:rPr>
          <w:lang w:val="en-US"/>
        </w:rPr>
        <w:t>,</w:t>
      </w:r>
      <w:r w:rsidR="00D32DAF">
        <w:rPr>
          <w:lang w:val="en-US"/>
        </w:rPr>
        <w:t xml:space="preserve"> only</w:t>
      </w:r>
      <w:r>
        <w:rPr>
          <w:lang w:val="en-US"/>
        </w:rPr>
        <w:t xml:space="preserve"> the optimizers </w:t>
      </w:r>
      <w:r w:rsidR="00524EA2">
        <w:rPr>
          <w:lang w:val="en-US"/>
        </w:rPr>
        <w:t>differ</w:t>
      </w:r>
      <w:r>
        <w:rPr>
          <w:lang w:val="en-US"/>
        </w:rPr>
        <w:t xml:space="preserve"> a bit, yielding slightly different results f</w:t>
      </w:r>
      <w:r w:rsidR="00D32DAF">
        <w:rPr>
          <w:lang w:val="en-US"/>
        </w:rPr>
        <w:t>or</w:t>
      </w:r>
      <w:r>
        <w:rPr>
          <w:lang w:val="en-US"/>
        </w:rPr>
        <w:t xml:space="preserve"> some individuals, and close to the same for most of them (see R script </w:t>
      </w:r>
      <w:proofErr w:type="spellStart"/>
      <w:r>
        <w:rPr>
          <w:lang w:val="en-US"/>
        </w:rPr>
        <w:t>mixedBreak</w:t>
      </w:r>
      <w:proofErr w:type="spellEnd"/>
      <w:r>
        <w:rPr>
          <w:lang w:val="en-US"/>
        </w:rPr>
        <w:t>/</w:t>
      </w:r>
      <w:r w:rsidR="00524EA2" w:rsidRPr="00524EA2">
        <w:rPr>
          <w:lang w:val="en-US"/>
        </w:rPr>
        <w:t>test/compare-</w:t>
      </w:r>
      <w:proofErr w:type="spellStart"/>
      <w:r w:rsidR="00524EA2" w:rsidRPr="00524EA2">
        <w:rPr>
          <w:lang w:val="en-US"/>
        </w:rPr>
        <w:t>lmb</w:t>
      </w:r>
      <w:proofErr w:type="spellEnd"/>
      <w:r w:rsidR="00524EA2" w:rsidRPr="00524EA2">
        <w:rPr>
          <w:lang w:val="en-US"/>
        </w:rPr>
        <w:t>-</w:t>
      </w:r>
      <w:proofErr w:type="spellStart"/>
      <w:proofErr w:type="gramStart"/>
      <w:r w:rsidR="00524EA2" w:rsidRPr="00524EA2">
        <w:rPr>
          <w:lang w:val="en-US"/>
        </w:rPr>
        <w:t>seg.R</w:t>
      </w:r>
      <w:proofErr w:type="spellEnd"/>
      <w:proofErr w:type="gramEnd"/>
      <w:r w:rsidR="00524EA2">
        <w:rPr>
          <w:lang w:val="en-US"/>
        </w:rPr>
        <w:t xml:space="preserve"> for comparison on </w:t>
      </w:r>
      <w:proofErr w:type="spellStart"/>
      <w:r w:rsidR="00524EA2">
        <w:rPr>
          <w:lang w:val="en-US"/>
        </w:rPr>
        <w:t>SDIpsilo</w:t>
      </w:r>
      <w:proofErr w:type="spellEnd"/>
      <w:r w:rsidR="00524EA2">
        <w:rPr>
          <w:lang w:val="en-US"/>
        </w:rPr>
        <w:t xml:space="preserve"> dataset)</w:t>
      </w:r>
      <w:r>
        <w:rPr>
          <w:lang w:val="en-US"/>
        </w:rPr>
        <w:t>.</w:t>
      </w:r>
    </w:p>
    <w:p w14:paraId="18B237AE" w14:textId="1B7172C3" w:rsidR="00524EA2" w:rsidRPr="002D4C6E" w:rsidRDefault="00524EA2" w:rsidP="00370631">
      <w:pPr>
        <w:rPr>
          <w:i/>
          <w:iCs/>
          <w:lang w:val="en-US"/>
        </w:rPr>
      </w:pPr>
      <w:commentRangeStart w:id="0"/>
      <w:r w:rsidRPr="002D4C6E">
        <w:rPr>
          <w:i/>
          <w:iCs/>
          <w:highlight w:val="yellow"/>
          <w:lang w:val="en-US"/>
        </w:rPr>
        <w:lastRenderedPageBreak/>
        <w:t>Only one of the two</w:t>
      </w:r>
      <w:r w:rsidRPr="002D4C6E">
        <w:rPr>
          <w:i/>
          <w:iCs/>
          <w:lang w:val="en-US"/>
        </w:rPr>
        <w:t xml:space="preserve">? If yes, </w:t>
      </w:r>
      <w:r w:rsidR="00182998" w:rsidRPr="002D4C6E">
        <w:rPr>
          <w:i/>
          <w:iCs/>
          <w:lang w:val="en-US"/>
        </w:rPr>
        <w:t>`segreg`</w:t>
      </w:r>
      <w:r w:rsidRPr="002D4C6E">
        <w:rPr>
          <w:i/>
          <w:iCs/>
          <w:lang w:val="en-US"/>
        </w:rPr>
        <w:t xml:space="preserve"> might be more interesting for breakpoint CI &gt; coverage can then be evaluated</w:t>
      </w:r>
      <w:r w:rsidR="00182998" w:rsidRPr="002D4C6E">
        <w:rPr>
          <w:i/>
          <w:iCs/>
          <w:lang w:val="en-US"/>
        </w:rPr>
        <w:t xml:space="preserve"> + breakpoint CI overlapping each other or one end of the time range.</w:t>
      </w:r>
      <w:commentRangeEnd w:id="0"/>
      <w:r w:rsidR="00EF080D" w:rsidRPr="002D4C6E">
        <w:rPr>
          <w:rStyle w:val="CommentReference"/>
          <w:i/>
          <w:iCs/>
          <w:sz w:val="24"/>
          <w:szCs w:val="24"/>
          <w:lang w:val="en-US"/>
        </w:rPr>
        <w:commentReference w:id="0"/>
      </w:r>
    </w:p>
    <w:p w14:paraId="487CF163" w14:textId="674D9001" w:rsidR="007B3CBC" w:rsidRDefault="007B3CBC" w:rsidP="007B3CBC">
      <w:pPr>
        <w:pStyle w:val="Heading1"/>
      </w:pPr>
      <w:r>
        <w:t>Methods for generating the dataset</w:t>
      </w:r>
    </w:p>
    <w:p w14:paraId="164B27CA" w14:textId="76D57F35" w:rsidR="00DB7F2A" w:rsidRDefault="00DB7F2A" w:rsidP="007B3CBC">
      <w:pPr>
        <w:rPr>
          <w:lang w:val="en-US"/>
        </w:rPr>
      </w:pPr>
      <w:r>
        <w:rPr>
          <w:lang w:val="en-US"/>
        </w:rPr>
        <w:t>Data generating model will be based on breakpoint average coordinates and standard deviation. Distance between breakpoints is simulated with a Lognormal distribution, and SDI height level is simulated independently with a truncated normal distribution.</w:t>
      </w:r>
    </w:p>
    <w:p w14:paraId="38C176D3" w14:textId="73F8BD9D" w:rsidR="00DB7F2A" w:rsidRDefault="00DB7F2A" w:rsidP="007B3CBC">
      <w:pPr>
        <w:rPr>
          <w:lang w:val="en-US"/>
        </w:rPr>
      </w:pPr>
      <w:r>
        <w:rPr>
          <w:lang w:val="en-US"/>
        </w:rPr>
        <w:t xml:space="preserve">Having specified the population level trajectory, the individual true trajectory will be derived by adding </w:t>
      </w:r>
      <w:commentRangeStart w:id="1"/>
      <w:r>
        <w:rPr>
          <w:lang w:val="en-US"/>
        </w:rPr>
        <w:t xml:space="preserve">noise </w:t>
      </w:r>
      <w:commentRangeEnd w:id="1"/>
      <w:r w:rsidR="00EF080D">
        <w:rPr>
          <w:rStyle w:val="CommentReference"/>
          <w:sz w:val="24"/>
          <w:szCs w:val="24"/>
          <w:lang w:val="en-US"/>
        </w:rPr>
        <w:commentReference w:id="1"/>
      </w:r>
      <w:r>
        <w:rPr>
          <w:lang w:val="en-US"/>
        </w:rPr>
        <w:t xml:space="preserve">to the breakpoints’ coordinates. From this true individual trajectory, we add noise to compute the noised trajectory, which we then round to the closest integer to </w:t>
      </w:r>
      <w:r w:rsidR="00FA215B">
        <w:rPr>
          <w:lang w:val="en-US"/>
        </w:rPr>
        <w:t>simulate</w:t>
      </w:r>
      <w:r w:rsidR="005A3930">
        <w:rPr>
          <w:lang w:val="en-US"/>
        </w:rPr>
        <w:t xml:space="preserve"> the measured</w:t>
      </w:r>
      <w:r w:rsidR="00FA215B">
        <w:rPr>
          <w:lang w:val="en-US"/>
        </w:rPr>
        <w:t xml:space="preserve"> SDI </w:t>
      </w:r>
      <w:r w:rsidR="005A3930">
        <w:rPr>
          <w:lang w:val="en-US"/>
        </w:rPr>
        <w:t xml:space="preserve">on a </w:t>
      </w:r>
      <w:r w:rsidR="00FA215B">
        <w:rPr>
          <w:lang w:val="en-US"/>
        </w:rPr>
        <w:t>0-10 scale.</w:t>
      </w:r>
    </w:p>
    <w:p w14:paraId="322218B7" w14:textId="3E2B139E" w:rsidR="009E1E9D" w:rsidRDefault="009E1E9D" w:rsidP="007B3CBC">
      <w:pPr>
        <w:rPr>
          <w:lang w:val="en-US"/>
        </w:rPr>
      </w:pPr>
      <w:r>
        <w:rPr>
          <w:lang w:val="en-US"/>
        </w:rPr>
        <w:t>A pattern “10” will be simulated, that is, a 2-segment linear relationship between SDI and time, with the first segment having a non-zero slope, and the second segment being a plateau (null slope).</w:t>
      </w:r>
    </w:p>
    <w:p w14:paraId="30B256A3" w14:textId="3ED1EBAD" w:rsidR="007B3CBC" w:rsidRPr="007B3CBC" w:rsidRDefault="00DB7F2A" w:rsidP="007B3CBC">
      <w:pPr>
        <w:rPr>
          <w:lang w:val="en-US"/>
        </w:rPr>
      </w:pPr>
      <w:r>
        <w:rPr>
          <w:lang w:val="en-US"/>
        </w:rPr>
        <w:t>Complete method for generating the datasets is described in Appendix A simSDI.docx.</w:t>
      </w:r>
    </w:p>
    <w:p w14:paraId="10B394B0" w14:textId="14FB23E8" w:rsidR="00370631" w:rsidRDefault="00370631" w:rsidP="007B3CBC">
      <w:pPr>
        <w:pStyle w:val="Heading1"/>
      </w:pPr>
      <w:r>
        <w:t>Scenarios to be investigated</w:t>
      </w:r>
    </w:p>
    <w:p w14:paraId="098A1273" w14:textId="5C3D31C3" w:rsidR="00370631" w:rsidRDefault="007814BD" w:rsidP="00BF0C3F">
      <w:pPr>
        <w:rPr>
          <w:lang w:val="en-US"/>
        </w:rPr>
      </w:pPr>
      <w:r>
        <w:rPr>
          <w:lang w:val="en-US"/>
        </w:rPr>
        <w:t>For having a relevant comparison of the 2 methods, we search</w:t>
      </w:r>
      <w:r w:rsidR="007D54D0">
        <w:rPr>
          <w:lang w:val="en-US"/>
        </w:rPr>
        <w:t>ed</w:t>
      </w:r>
      <w:r>
        <w:rPr>
          <w:lang w:val="en-US"/>
        </w:rPr>
        <w:t xml:space="preserve"> for scenarios in which a given method works </w:t>
      </w:r>
      <w:r w:rsidR="0036333C">
        <w:rPr>
          <w:lang w:val="en-US"/>
        </w:rPr>
        <w:t xml:space="preserve">well, </w:t>
      </w:r>
      <w:r>
        <w:rPr>
          <w:lang w:val="en-US"/>
        </w:rPr>
        <w:t>or faces its limits</w:t>
      </w:r>
      <w:r w:rsidR="0036333C">
        <w:rPr>
          <w:lang w:val="en-US"/>
        </w:rPr>
        <w:t>. This gives us at least 4 scenarios since we are evaluating two methods</w:t>
      </w:r>
      <w:r w:rsidR="00103CAD">
        <w:rPr>
          <w:lang w:val="en-US"/>
        </w:rPr>
        <w:t>. Each scenario is expected to give results that are:</w:t>
      </w:r>
    </w:p>
    <w:p w14:paraId="3CC9F1AB" w14:textId="09F55909" w:rsidR="00103CAD" w:rsidRDefault="00103CAD" w:rsidP="00103CAD">
      <w:pPr>
        <w:pStyle w:val="ListParagraph"/>
        <w:numPr>
          <w:ilvl w:val="0"/>
          <w:numId w:val="3"/>
        </w:numPr>
        <w:rPr>
          <w:lang w:val="en-US"/>
        </w:rPr>
      </w:pPr>
      <w:r w:rsidRPr="00103CAD">
        <w:rPr>
          <w:u w:val="single"/>
          <w:lang w:val="en-US"/>
        </w:rPr>
        <w:t>Good for both methods</w:t>
      </w:r>
      <w:r>
        <w:rPr>
          <w:lang w:val="en-US"/>
        </w:rPr>
        <w:t>: Large sample sizes (</w:t>
      </w:r>
      <w:proofErr w:type="spellStart"/>
      <w:r>
        <w:rPr>
          <w:lang w:val="en-US"/>
        </w:rPr>
        <w:t>n.obs</w:t>
      </w:r>
      <w:proofErr w:type="spellEnd"/>
      <w:r>
        <w:rPr>
          <w:lang w:val="en-US"/>
        </w:rPr>
        <w:t xml:space="preserve"> &gt;= 50) with long and stable plateaus (more </w:t>
      </w:r>
      <w:del w:id="2" w:author="Brice Maxime Hugues Ozenne" w:date="2026-04-29T16:13:00Z" w16du:dateUtc="2026-04-29T14:13:00Z">
        <w:r w:rsidDel="00EF080D">
          <w:rPr>
            <w:lang w:val="en-US"/>
          </w:rPr>
          <w:delText xml:space="preserve">observation </w:delText>
        </w:r>
      </w:del>
      <w:commentRangeStart w:id="3"/>
      <w:ins w:id="4" w:author="Brice Maxime Hugues Ozenne" w:date="2026-04-29T16:13:00Z" w16du:dateUtc="2026-04-29T14:13:00Z">
        <w:r w:rsidR="00EF080D">
          <w:rPr>
            <w:lang w:val="en-US"/>
          </w:rPr>
          <w:t>measurement times</w:t>
        </w:r>
      </w:ins>
      <w:commentRangeEnd w:id="3"/>
      <w:r w:rsidR="00EF080D">
        <w:rPr>
          <w:rStyle w:val="CommentReference"/>
          <w:sz w:val="24"/>
          <w:szCs w:val="24"/>
          <w:lang w:val="en-US"/>
        </w:rPr>
        <w:commentReference w:id="3"/>
      </w:r>
      <w:ins w:id="5" w:author="Brice Maxime Hugues Ozenne" w:date="2026-04-29T16:13:00Z" w16du:dateUtc="2026-04-29T14:13:00Z">
        <w:r w:rsidR="00EF080D">
          <w:rPr>
            <w:lang w:val="en-US"/>
          </w:rPr>
          <w:t xml:space="preserve"> </w:t>
        </w:r>
      </w:ins>
      <w:r>
        <w:rPr>
          <w:lang w:val="en-US"/>
        </w:rPr>
        <w:t>and less noise during the plateau phase)</w:t>
      </w:r>
    </w:p>
    <w:p w14:paraId="0A8B27C8" w14:textId="07C104DE" w:rsidR="00103CAD" w:rsidRDefault="00103CAD" w:rsidP="00103CAD">
      <w:pPr>
        <w:pStyle w:val="ListParagraph"/>
        <w:numPr>
          <w:ilvl w:val="0"/>
          <w:numId w:val="3"/>
        </w:numPr>
        <w:rPr>
          <w:lang w:val="en-US"/>
        </w:rPr>
      </w:pPr>
      <w:commentRangeStart w:id="6"/>
      <w:r w:rsidRPr="00103CAD">
        <w:rPr>
          <w:u w:val="single"/>
          <w:lang w:val="en-US"/>
        </w:rPr>
        <w:t>Good for `segreg` but not for `segmented.lme`:</w:t>
      </w:r>
      <w:r>
        <w:rPr>
          <w:lang w:val="en-US"/>
        </w:rPr>
        <w:t xml:space="preserve"> Low sample size may affect the mixed model since the pooled estimates will be less precise. Shorter plateau may also affect </w:t>
      </w:r>
      <w:r w:rsidR="005A3930">
        <w:rPr>
          <w:lang w:val="en-US"/>
        </w:rPr>
        <w:t>methods in the same way</w:t>
      </w:r>
      <w:r>
        <w:rPr>
          <w:lang w:val="en-US"/>
        </w:rPr>
        <w:t xml:space="preserve"> since the </w:t>
      </w:r>
      <w:r w:rsidR="000F46AD">
        <w:rPr>
          <w:lang w:val="en-US"/>
        </w:rPr>
        <w:t xml:space="preserve">plateau is not enforced in the </w:t>
      </w:r>
      <w:r w:rsidR="005A3930">
        <w:rPr>
          <w:lang w:val="en-US"/>
        </w:rPr>
        <w:t xml:space="preserve">mixed </w:t>
      </w:r>
      <w:r w:rsidR="000F46AD">
        <w:rPr>
          <w:lang w:val="en-US"/>
        </w:rPr>
        <w:t>model</w:t>
      </w:r>
      <w:r>
        <w:rPr>
          <w:lang w:val="en-US"/>
        </w:rPr>
        <w:t>.</w:t>
      </w:r>
    </w:p>
    <w:p w14:paraId="0A99C94A" w14:textId="33D22ED9" w:rsidR="00103CAD" w:rsidRPr="000F46AD" w:rsidRDefault="00103CAD" w:rsidP="00103CAD">
      <w:pPr>
        <w:pStyle w:val="ListParagraph"/>
        <w:numPr>
          <w:ilvl w:val="0"/>
          <w:numId w:val="3"/>
        </w:numPr>
        <w:rPr>
          <w:u w:val="single"/>
          <w:lang w:val="en-US"/>
        </w:rPr>
      </w:pPr>
      <w:r w:rsidRPr="000F46AD">
        <w:rPr>
          <w:u w:val="single"/>
          <w:lang w:val="en-US"/>
        </w:rPr>
        <w:t>Good for `segmented.lme` but not for `segreg`:</w:t>
      </w:r>
      <w:r w:rsidR="000F46AD">
        <w:rPr>
          <w:lang w:val="en-US"/>
        </w:rPr>
        <w:t xml:space="preserve"> Low variability on the breakpoint may </w:t>
      </w:r>
      <w:r w:rsidR="002D4C6E">
        <w:rPr>
          <w:lang w:val="en-US"/>
        </w:rPr>
        <w:t>give</w:t>
      </w:r>
      <w:r w:rsidR="000F46AD">
        <w:rPr>
          <w:lang w:val="en-US"/>
        </w:rPr>
        <w:t xml:space="preserve"> similar performance, but more interesting results for the mixed approach</w:t>
      </w:r>
      <w:r w:rsidR="007A70D6">
        <w:rPr>
          <w:lang w:val="en-US"/>
        </w:rPr>
        <w:t xml:space="preserve">, with the </w:t>
      </w:r>
      <w:r w:rsidR="000F46AD">
        <w:rPr>
          <w:lang w:val="en-US"/>
        </w:rPr>
        <w:t>population-level breakpoint estimate</w:t>
      </w:r>
      <w:r w:rsidR="007A70D6">
        <w:rPr>
          <w:lang w:val="en-US"/>
        </w:rPr>
        <w:t>.</w:t>
      </w:r>
    </w:p>
    <w:p w14:paraId="743009A0" w14:textId="0B84B8D7" w:rsidR="00103CAD" w:rsidRPr="007A70D6" w:rsidRDefault="00103CAD" w:rsidP="0036333C">
      <w:pPr>
        <w:pStyle w:val="ListParagraph"/>
        <w:numPr>
          <w:ilvl w:val="0"/>
          <w:numId w:val="3"/>
        </w:numPr>
        <w:rPr>
          <w:lang w:val="en-US"/>
        </w:rPr>
      </w:pPr>
      <w:r w:rsidRPr="000F46AD">
        <w:rPr>
          <w:u w:val="single"/>
          <w:lang w:val="en-US"/>
        </w:rPr>
        <w:t>Poor for both methods:</w:t>
      </w:r>
      <w:r>
        <w:rPr>
          <w:lang w:val="en-US"/>
        </w:rPr>
        <w:t xml:space="preserve"> High level of noise on the score</w:t>
      </w:r>
      <w:r w:rsidR="007A70D6">
        <w:rPr>
          <w:lang w:val="en-US"/>
        </w:rPr>
        <w:t xml:space="preserve"> should be </w:t>
      </w:r>
      <w:r w:rsidR="002C18D1">
        <w:rPr>
          <w:lang w:val="en-US"/>
        </w:rPr>
        <w:t>a</w:t>
      </w:r>
      <w:r w:rsidR="007A70D6">
        <w:rPr>
          <w:lang w:val="en-US"/>
        </w:rPr>
        <w:t xml:space="preserve"> factor affecting similarly both methods.</w:t>
      </w:r>
      <w:commentRangeEnd w:id="6"/>
      <w:r w:rsidR="00EF080D" w:rsidRPr="007A70D6">
        <w:rPr>
          <w:rStyle w:val="CommentReference"/>
          <w:sz w:val="24"/>
          <w:szCs w:val="24"/>
          <w:lang w:val="en-US"/>
        </w:rPr>
        <w:commentReference w:id="6"/>
      </w:r>
    </w:p>
    <w:p w14:paraId="1FD92B45" w14:textId="6ED9E7E5" w:rsidR="0036333C" w:rsidRPr="0036333C" w:rsidRDefault="0036333C" w:rsidP="0036333C">
      <w:pPr>
        <w:rPr>
          <w:lang w:val="en-US"/>
        </w:rPr>
      </w:pPr>
      <w:r>
        <w:rPr>
          <w:lang w:val="en-US"/>
        </w:rPr>
        <w:t>The number of observations in each dataset is of major interest since most studies on psychedelics currently have small sample size (typically n&lt;</w:t>
      </w:r>
      <w:r w:rsidR="00B12370">
        <w:rPr>
          <w:lang w:val="en-US"/>
        </w:rPr>
        <w:t>50</w:t>
      </w:r>
      <w:r>
        <w:rPr>
          <w:lang w:val="en-US"/>
        </w:rPr>
        <w:t>)</w:t>
      </w:r>
      <w:r w:rsidR="000F46AD">
        <w:rPr>
          <w:lang w:val="en-US"/>
        </w:rPr>
        <w:t>.</w:t>
      </w:r>
    </w:p>
    <w:p w14:paraId="2A16FB50" w14:textId="086E760D" w:rsidR="007B3CBC" w:rsidRDefault="00F3342F" w:rsidP="007B3CBC">
      <w:pPr>
        <w:pStyle w:val="Heading1"/>
      </w:pPr>
      <w:r w:rsidRPr="00227F3E">
        <w:lastRenderedPageBreak/>
        <w:t>Simulation plan:</w:t>
      </w:r>
    </w:p>
    <w:p w14:paraId="33E56267" w14:textId="52E56922" w:rsidR="00FA215B" w:rsidRDefault="00FA215B" w:rsidP="00FA215B">
      <w:pPr>
        <w:pStyle w:val="Heading2"/>
        <w:rPr>
          <w:lang w:val="en-US"/>
        </w:rPr>
      </w:pPr>
      <w:bookmarkStart w:id="7" w:name="_Hlk228444653"/>
      <w:commentRangeStart w:id="8"/>
      <w:r>
        <w:rPr>
          <w:lang w:val="en-US"/>
        </w:rPr>
        <w:t>Range of values for simulation parameters</w:t>
      </w:r>
      <w:commentRangeEnd w:id="8"/>
      <w:r w:rsidR="00D2705B">
        <w:rPr>
          <w:rStyle w:val="CommentReference"/>
          <w:sz w:val="32"/>
          <w:szCs w:val="32"/>
          <w:lang w:val="en-US"/>
        </w:rPr>
        <w:commentReference w:id="8"/>
      </w:r>
    </w:p>
    <w:bookmarkEnd w:id="7"/>
    <w:p w14:paraId="229E9830" w14:textId="028B20E8" w:rsidR="00370631" w:rsidRPr="00370631" w:rsidRDefault="00370631" w:rsidP="00BF0C3F">
      <w:pPr>
        <w:rPr>
          <w:lang w:val="en-US"/>
        </w:rPr>
      </w:pPr>
      <w:r>
        <w:rPr>
          <w:lang w:val="en-US"/>
        </w:rPr>
        <w:t>The simulation parameters have been chosen on the prior belief of what could influence the performances of the statistical methods. Several values of parameters have been tested to find the appropriate scenarios described in the previous section</w:t>
      </w:r>
      <w:r w:rsidR="007D54D0">
        <w:rPr>
          <w:lang w:val="en-US"/>
        </w:rPr>
        <w:t xml:space="preserve">, </w:t>
      </w:r>
      <w:commentRangeStart w:id="9"/>
      <w:r w:rsidR="007D54D0">
        <w:rPr>
          <w:lang w:val="en-US"/>
        </w:rPr>
        <w:t xml:space="preserve">whilst most of them have been chosen based on the reproduced analysis of the </w:t>
      </w:r>
      <w:proofErr w:type="spellStart"/>
      <w:r w:rsidR="007D54D0">
        <w:rPr>
          <w:lang w:val="en-US"/>
        </w:rPr>
        <w:t>SDIpsilo</w:t>
      </w:r>
      <w:proofErr w:type="spellEnd"/>
      <w:r w:rsidR="00C3713D">
        <w:rPr>
          <w:lang w:val="en-US"/>
        </w:rPr>
        <w:t xml:space="preserve"> data from</w:t>
      </w:r>
      <w:commentRangeEnd w:id="9"/>
      <w:r w:rsidR="00EF080D">
        <w:rPr>
          <w:rStyle w:val="CommentReference"/>
          <w:sz w:val="24"/>
          <w:szCs w:val="24"/>
          <w:lang w:val="en-US"/>
        </w:rPr>
        <w:commentReference w:id="9"/>
      </w:r>
      <w:r w:rsidR="00C3713D">
        <w:rPr>
          <w:lang w:val="en-US"/>
        </w:rPr>
        <w:t xml:space="preserve"> (</w:t>
      </w:r>
      <w:proofErr w:type="spellStart"/>
      <w:r w:rsidR="00C3713D">
        <w:rPr>
          <w:lang w:val="en-US"/>
        </w:rPr>
        <w:t>Stenbæck</w:t>
      </w:r>
      <w:proofErr w:type="spellEnd"/>
      <w:r w:rsidR="00C3713D">
        <w:rPr>
          <w:lang w:val="en-US"/>
        </w:rPr>
        <w:t xml:space="preserve"> et al., 2021)</w:t>
      </w:r>
      <w:r w:rsidR="007D54D0">
        <w:rPr>
          <w:lang w:val="en-US"/>
        </w:rPr>
        <w:t xml:space="preserve">, or from the original article </w:t>
      </w:r>
      <w:r w:rsidR="00C3713D">
        <w:rPr>
          <w:lang w:val="en-US"/>
        </w:rPr>
        <w:t>itself.</w:t>
      </w:r>
    </w:p>
    <w:tbl>
      <w:tblPr>
        <w:tblStyle w:val="TableGrid"/>
        <w:tblW w:w="9214" w:type="dxa"/>
        <w:tblInd w:w="137" w:type="dxa"/>
        <w:tblLook w:val="04A0" w:firstRow="1" w:lastRow="0" w:firstColumn="1" w:lastColumn="0" w:noHBand="0" w:noVBand="1"/>
      </w:tblPr>
      <w:tblGrid>
        <w:gridCol w:w="2693"/>
        <w:gridCol w:w="1560"/>
        <w:gridCol w:w="4961"/>
      </w:tblGrid>
      <w:tr w:rsidR="00BA2C06" w14:paraId="60B74E2D" w14:textId="77777777" w:rsidTr="00370631">
        <w:tc>
          <w:tcPr>
            <w:tcW w:w="2693" w:type="dxa"/>
          </w:tcPr>
          <w:p w14:paraId="4B4A46B8" w14:textId="4EAC5BAC" w:rsidR="00BA2C06" w:rsidRPr="00370631" w:rsidRDefault="00D93F4A" w:rsidP="00BA2C06">
            <w:pPr>
              <w:jc w:val="center"/>
              <w:rPr>
                <w:b/>
                <w:bCs/>
                <w:lang w:val="en-US"/>
              </w:rPr>
            </w:pPr>
            <w:r>
              <w:rPr>
                <w:b/>
                <w:bCs/>
                <w:lang w:val="en-US"/>
              </w:rPr>
              <w:t>Simulation p</w:t>
            </w:r>
            <w:r w:rsidR="00BA2C06" w:rsidRPr="00370631">
              <w:rPr>
                <w:b/>
                <w:bCs/>
                <w:lang w:val="en-US"/>
              </w:rPr>
              <w:t>arameter</w:t>
            </w:r>
          </w:p>
        </w:tc>
        <w:tc>
          <w:tcPr>
            <w:tcW w:w="1560" w:type="dxa"/>
          </w:tcPr>
          <w:p w14:paraId="7B87DE47" w14:textId="2125E5D8" w:rsidR="00BA2C06" w:rsidRPr="00370631" w:rsidRDefault="00BA2C06" w:rsidP="00BA2C06">
            <w:pPr>
              <w:jc w:val="center"/>
              <w:rPr>
                <w:b/>
                <w:bCs/>
                <w:lang w:val="en-US"/>
              </w:rPr>
            </w:pPr>
            <w:r w:rsidRPr="00370631">
              <w:rPr>
                <w:b/>
                <w:bCs/>
                <w:lang w:val="en-US"/>
              </w:rPr>
              <w:t>Nb of</w:t>
            </w:r>
            <w:r w:rsidR="000A7471" w:rsidRPr="00370631">
              <w:rPr>
                <w:b/>
                <w:bCs/>
                <w:lang w:val="en-US"/>
              </w:rPr>
              <w:t xml:space="preserve"> distinct</w:t>
            </w:r>
            <w:r w:rsidRPr="00370631">
              <w:rPr>
                <w:b/>
                <w:bCs/>
                <w:lang w:val="en-US"/>
              </w:rPr>
              <w:t xml:space="preserve"> values</w:t>
            </w:r>
          </w:p>
        </w:tc>
        <w:tc>
          <w:tcPr>
            <w:tcW w:w="4961" w:type="dxa"/>
          </w:tcPr>
          <w:p w14:paraId="2667370A" w14:textId="385D4A87" w:rsidR="00BA2C06" w:rsidRPr="00370631" w:rsidRDefault="00BA2C06" w:rsidP="00BA2C06">
            <w:pPr>
              <w:jc w:val="center"/>
              <w:rPr>
                <w:b/>
                <w:bCs/>
                <w:lang w:val="en-US"/>
              </w:rPr>
            </w:pPr>
            <w:r w:rsidRPr="00370631">
              <w:rPr>
                <w:b/>
                <w:bCs/>
                <w:lang w:val="en-US"/>
              </w:rPr>
              <w:t>List of values</w:t>
            </w:r>
          </w:p>
        </w:tc>
      </w:tr>
      <w:tr w:rsidR="00BA2C06" w14:paraId="4FD9295B" w14:textId="77777777" w:rsidTr="00370631">
        <w:tc>
          <w:tcPr>
            <w:tcW w:w="2693" w:type="dxa"/>
          </w:tcPr>
          <w:p w14:paraId="733F027D" w14:textId="0663F53C" w:rsidR="00BA2C06" w:rsidRDefault="000A7471" w:rsidP="00BA2C06">
            <w:pPr>
              <w:jc w:val="center"/>
              <w:rPr>
                <w:lang w:val="en-US"/>
              </w:rPr>
            </w:pPr>
            <w:r>
              <w:rPr>
                <w:lang w:val="en-US"/>
              </w:rPr>
              <w:t xml:space="preserve">Number of observations in the dataset </w:t>
            </w:r>
            <w:proofErr w:type="spellStart"/>
            <w:r>
              <w:rPr>
                <w:lang w:val="en-US"/>
              </w:rPr>
              <w:t>n.obs</w:t>
            </w:r>
            <w:proofErr w:type="spellEnd"/>
          </w:p>
        </w:tc>
        <w:tc>
          <w:tcPr>
            <w:tcW w:w="1560" w:type="dxa"/>
          </w:tcPr>
          <w:p w14:paraId="534F7610" w14:textId="58F93D2A" w:rsidR="00BA2C06" w:rsidRDefault="000A7471" w:rsidP="00BA2C06">
            <w:pPr>
              <w:jc w:val="center"/>
              <w:rPr>
                <w:lang w:val="en-US"/>
              </w:rPr>
            </w:pPr>
            <w:r>
              <w:rPr>
                <w:lang w:val="en-US"/>
              </w:rPr>
              <w:t>6</w:t>
            </w:r>
          </w:p>
        </w:tc>
        <w:tc>
          <w:tcPr>
            <w:tcW w:w="4961" w:type="dxa"/>
          </w:tcPr>
          <w:p w14:paraId="2A711902" w14:textId="294BEA50" w:rsidR="00BA2C06" w:rsidRDefault="000A7471" w:rsidP="00BA2C06">
            <w:pPr>
              <w:jc w:val="center"/>
              <w:rPr>
                <w:lang w:val="en-US"/>
              </w:rPr>
            </w:pPr>
            <w:r>
              <w:rPr>
                <w:lang w:val="en-US"/>
              </w:rPr>
              <w:t xml:space="preserve">10, 15, 20, </w:t>
            </w:r>
            <w:r w:rsidRPr="00E14F3D">
              <w:rPr>
                <w:b/>
                <w:bCs/>
                <w:lang w:val="en-US"/>
              </w:rPr>
              <w:t>25</w:t>
            </w:r>
            <w:r>
              <w:rPr>
                <w:lang w:val="en-US"/>
              </w:rPr>
              <w:t>, 50 ,100</w:t>
            </w:r>
          </w:p>
        </w:tc>
      </w:tr>
      <w:tr w:rsidR="000A7471" w:rsidRPr="003A5D4E" w14:paraId="11AD927A" w14:textId="77777777" w:rsidTr="00370631">
        <w:tc>
          <w:tcPr>
            <w:tcW w:w="2693" w:type="dxa"/>
          </w:tcPr>
          <w:p w14:paraId="6AA42E93" w14:textId="7F6F7A0B" w:rsidR="000A7471" w:rsidRDefault="009E1E9D" w:rsidP="00BA2C06">
            <w:pPr>
              <w:jc w:val="center"/>
              <w:rPr>
                <w:lang w:val="en-US"/>
              </w:rPr>
            </w:pPr>
            <w:r>
              <w:rPr>
                <w:lang w:val="en-US"/>
              </w:rPr>
              <w:t>Breakpoints distribution (means)</w:t>
            </w:r>
          </w:p>
        </w:tc>
        <w:tc>
          <w:tcPr>
            <w:tcW w:w="1560" w:type="dxa"/>
          </w:tcPr>
          <w:p w14:paraId="56DA5992" w14:textId="77777777" w:rsidR="000A7471" w:rsidRPr="000E6FE0" w:rsidRDefault="000E6FE0" w:rsidP="00BA2C06">
            <w:pPr>
              <w:jc w:val="center"/>
              <w:rPr>
                <w:color w:val="808080" w:themeColor="background1" w:themeShade="80"/>
                <w:lang w:val="en-US"/>
              </w:rPr>
            </w:pPr>
            <w:r w:rsidRPr="000E6FE0">
              <w:rPr>
                <w:color w:val="808080" w:themeColor="background1" w:themeShade="80"/>
                <w:lang w:val="en-US"/>
              </w:rPr>
              <w:t>1</w:t>
            </w:r>
          </w:p>
          <w:p w14:paraId="410D753C" w14:textId="77777777" w:rsidR="000E6FE0" w:rsidRPr="000E6FE0" w:rsidRDefault="000E6FE0" w:rsidP="00BA2C06">
            <w:pPr>
              <w:jc w:val="center"/>
              <w:rPr>
                <w:color w:val="808080" w:themeColor="background1" w:themeShade="80"/>
                <w:lang w:val="en-US"/>
              </w:rPr>
            </w:pPr>
            <w:r w:rsidRPr="000E6FE0">
              <w:rPr>
                <w:color w:val="808080" w:themeColor="background1" w:themeShade="80"/>
                <w:lang w:val="en-US"/>
              </w:rPr>
              <w:t>1</w:t>
            </w:r>
          </w:p>
          <w:p w14:paraId="379BAFF8" w14:textId="3C575663" w:rsidR="000E6FE0" w:rsidRDefault="000E6FE0" w:rsidP="00BA2C06">
            <w:pPr>
              <w:jc w:val="center"/>
              <w:rPr>
                <w:lang w:val="en-US"/>
              </w:rPr>
            </w:pPr>
            <w:r>
              <w:rPr>
                <w:lang w:val="en-US"/>
              </w:rPr>
              <w:t>3</w:t>
            </w:r>
          </w:p>
        </w:tc>
        <w:tc>
          <w:tcPr>
            <w:tcW w:w="4961" w:type="dxa"/>
          </w:tcPr>
          <w:p w14:paraId="5DDC53F1" w14:textId="60A58533" w:rsidR="000A7471" w:rsidRDefault="000A7471" w:rsidP="00BA2C06">
            <w:pPr>
              <w:jc w:val="center"/>
            </w:pPr>
            <w:r w:rsidRPr="000A7471">
              <w:t>Break 0: fixed at (t</w:t>
            </w:r>
            <w:r>
              <w:t xml:space="preserve"> </w:t>
            </w:r>
            <w:r w:rsidRPr="000A7471">
              <w:t>=</w:t>
            </w:r>
            <w:r>
              <w:t xml:space="preserve"> </w:t>
            </w:r>
            <w:r w:rsidRPr="000A7471">
              <w:t>0 min</w:t>
            </w:r>
            <w:r w:rsidR="00854B28">
              <w:t xml:space="preserve"> ;</w:t>
            </w:r>
            <w:r w:rsidRPr="000A7471">
              <w:t xml:space="preserve"> SDI = 0)</w:t>
            </w:r>
          </w:p>
          <w:p w14:paraId="3EA4FD84" w14:textId="451BD9D5" w:rsidR="000A7471" w:rsidRPr="003A5D4E" w:rsidRDefault="000A7471" w:rsidP="00BA2C06">
            <w:pPr>
              <w:jc w:val="center"/>
            </w:pPr>
            <w:r w:rsidRPr="003A5D4E">
              <w:t>Break 1: (t = 77</w:t>
            </w:r>
            <w:r w:rsidR="00B50583" w:rsidRPr="003A5D4E">
              <w:t xml:space="preserve"> min</w:t>
            </w:r>
            <w:r w:rsidR="00854B28" w:rsidRPr="003A5D4E">
              <w:t>;</w:t>
            </w:r>
            <w:r w:rsidRPr="003A5D4E">
              <w:t xml:space="preserve"> SDI = 9.3)</w:t>
            </w:r>
          </w:p>
          <w:p w14:paraId="6ABA8C84" w14:textId="44B3C6C9" w:rsidR="00854B28" w:rsidRPr="003A5D4E" w:rsidRDefault="00854B28" w:rsidP="00854B28">
            <w:pPr>
              <w:jc w:val="center"/>
            </w:pPr>
            <w:r w:rsidRPr="003A5D4E">
              <w:t xml:space="preserve">Break 2 – break 1: (t = 32, </w:t>
            </w:r>
            <w:r w:rsidRPr="00E14F3D">
              <w:rPr>
                <w:b/>
                <w:bCs/>
              </w:rPr>
              <w:t>78</w:t>
            </w:r>
            <w:r w:rsidRPr="003A5D4E">
              <w:t>, 143</w:t>
            </w:r>
            <w:r w:rsidR="00B50583" w:rsidRPr="003A5D4E">
              <w:t xml:space="preserve"> min</w:t>
            </w:r>
            <w:r w:rsidRPr="003A5D4E">
              <w:t>)</w:t>
            </w:r>
          </w:p>
        </w:tc>
      </w:tr>
      <w:tr w:rsidR="000A7471" w:rsidRPr="00854B28" w14:paraId="2D84E5EB" w14:textId="77777777" w:rsidTr="00370631">
        <w:tc>
          <w:tcPr>
            <w:tcW w:w="2693" w:type="dxa"/>
          </w:tcPr>
          <w:p w14:paraId="23CAC4EF" w14:textId="7AD6690B" w:rsidR="000A7471" w:rsidRPr="00854B28" w:rsidRDefault="009E1E9D" w:rsidP="00BA2C06">
            <w:pPr>
              <w:jc w:val="center"/>
              <w:rPr>
                <w:lang w:val="en-US"/>
              </w:rPr>
            </w:pPr>
            <w:r>
              <w:rPr>
                <w:lang w:val="en-US"/>
              </w:rPr>
              <w:t>Breakpoints distribution (standard deviation)</w:t>
            </w:r>
          </w:p>
        </w:tc>
        <w:tc>
          <w:tcPr>
            <w:tcW w:w="1560" w:type="dxa"/>
          </w:tcPr>
          <w:p w14:paraId="1D34E25C" w14:textId="77777777" w:rsidR="000A7471" w:rsidRPr="000E6FE0" w:rsidRDefault="000E6FE0" w:rsidP="00BA2C06">
            <w:pPr>
              <w:jc w:val="center"/>
              <w:rPr>
                <w:color w:val="808080" w:themeColor="background1" w:themeShade="80"/>
                <w:lang w:val="en-US"/>
              </w:rPr>
            </w:pPr>
            <w:r w:rsidRPr="000E6FE0">
              <w:rPr>
                <w:color w:val="808080" w:themeColor="background1" w:themeShade="80"/>
                <w:lang w:val="en-US"/>
              </w:rPr>
              <w:t>1</w:t>
            </w:r>
          </w:p>
          <w:p w14:paraId="1B5DFBD4" w14:textId="77777777" w:rsidR="000E6FE0" w:rsidRDefault="000E6FE0" w:rsidP="00BA2C06">
            <w:pPr>
              <w:jc w:val="center"/>
              <w:rPr>
                <w:lang w:val="en-US"/>
              </w:rPr>
            </w:pPr>
            <w:r>
              <w:rPr>
                <w:lang w:val="en-US"/>
              </w:rPr>
              <w:t>3</w:t>
            </w:r>
          </w:p>
          <w:p w14:paraId="34F1C7A9" w14:textId="7F92AB16" w:rsidR="000E6FE0" w:rsidRPr="00854B28" w:rsidRDefault="000E6FE0" w:rsidP="00BA2C06">
            <w:pPr>
              <w:jc w:val="center"/>
              <w:rPr>
                <w:lang w:val="en-US"/>
              </w:rPr>
            </w:pPr>
            <w:r>
              <w:rPr>
                <w:lang w:val="en-US"/>
              </w:rPr>
              <w:t>3</w:t>
            </w:r>
          </w:p>
        </w:tc>
        <w:tc>
          <w:tcPr>
            <w:tcW w:w="4961" w:type="dxa"/>
          </w:tcPr>
          <w:p w14:paraId="4257AE76" w14:textId="1145603C" w:rsidR="009E1E9D" w:rsidRPr="009E1E9D" w:rsidRDefault="009E1E9D" w:rsidP="009E1E9D">
            <w:pPr>
              <w:jc w:val="center"/>
              <w:rPr>
                <w:lang w:val="en-US"/>
              </w:rPr>
            </w:pPr>
            <w:r w:rsidRPr="009E1E9D">
              <w:rPr>
                <w:lang w:val="en-US"/>
              </w:rPr>
              <w:t xml:space="preserve">Break 0: </w:t>
            </w:r>
            <w:r>
              <w:rPr>
                <w:lang w:val="en-US"/>
              </w:rPr>
              <w:t>fixed (not random)</w:t>
            </w:r>
          </w:p>
          <w:p w14:paraId="38CCBF3B" w14:textId="46A2612A" w:rsidR="009E1E9D" w:rsidRPr="00854B28" w:rsidRDefault="009E1E9D" w:rsidP="009E1E9D">
            <w:pPr>
              <w:jc w:val="center"/>
              <w:rPr>
                <w:lang w:val="en-US"/>
              </w:rPr>
            </w:pPr>
            <w:commentRangeStart w:id="10"/>
            <w:r w:rsidRPr="00854B28">
              <w:rPr>
                <w:lang w:val="en-US"/>
              </w:rPr>
              <w:t>Break 1: (</w:t>
            </w:r>
            <w:r>
              <w:rPr>
                <w:lang w:val="en-US"/>
              </w:rPr>
              <w:t>sd.</w:t>
            </w:r>
            <w:r w:rsidRPr="00854B28">
              <w:rPr>
                <w:lang w:val="en-US"/>
              </w:rPr>
              <w:t xml:space="preserve">t = </w:t>
            </w:r>
            <w:r w:rsidR="00076791">
              <w:rPr>
                <w:lang w:val="en-US"/>
              </w:rPr>
              <w:t xml:space="preserve">5, </w:t>
            </w:r>
            <w:r w:rsidR="00076791" w:rsidRPr="00E14F3D">
              <w:rPr>
                <w:b/>
                <w:bCs/>
                <w:lang w:val="en-US"/>
              </w:rPr>
              <w:t>15</w:t>
            </w:r>
            <w:r w:rsidR="00076791">
              <w:rPr>
                <w:lang w:val="en-US"/>
              </w:rPr>
              <w:t>, 33</w:t>
            </w:r>
            <w:r w:rsidRPr="00854B28">
              <w:rPr>
                <w:lang w:val="en-US"/>
              </w:rPr>
              <w:t xml:space="preserve">; </w:t>
            </w:r>
            <w:proofErr w:type="spellStart"/>
            <w:r>
              <w:rPr>
                <w:lang w:val="en-US"/>
              </w:rPr>
              <w:t>sd.</w:t>
            </w:r>
            <w:r w:rsidRPr="00854B28">
              <w:rPr>
                <w:lang w:val="en-US"/>
              </w:rPr>
              <w:t>SDI</w:t>
            </w:r>
            <w:proofErr w:type="spellEnd"/>
            <w:r w:rsidRPr="00854B28">
              <w:rPr>
                <w:lang w:val="en-US"/>
              </w:rPr>
              <w:t xml:space="preserve"> = </w:t>
            </w:r>
            <w:r w:rsidR="00076791">
              <w:rPr>
                <w:lang w:val="en-US"/>
              </w:rPr>
              <w:t>1</w:t>
            </w:r>
            <w:r w:rsidRPr="00854B28">
              <w:rPr>
                <w:lang w:val="en-US"/>
              </w:rPr>
              <w:t>)</w:t>
            </w:r>
          </w:p>
          <w:p w14:paraId="3A857922" w14:textId="65A16E92" w:rsidR="000A7471" w:rsidRPr="00854B28" w:rsidRDefault="009E1E9D" w:rsidP="009E1E9D">
            <w:pPr>
              <w:jc w:val="center"/>
              <w:rPr>
                <w:lang w:val="en-US"/>
              </w:rPr>
            </w:pPr>
            <w:r w:rsidRPr="00854B28">
              <w:rPr>
                <w:lang w:val="en-US"/>
              </w:rPr>
              <w:t>Break 2 – break 1: (</w:t>
            </w:r>
            <w:r>
              <w:rPr>
                <w:lang w:val="en-US"/>
              </w:rPr>
              <w:t>sd.</w:t>
            </w:r>
            <w:r w:rsidRPr="00854B28">
              <w:rPr>
                <w:lang w:val="en-US"/>
              </w:rPr>
              <w:t xml:space="preserve">t = </w:t>
            </w:r>
            <w:r w:rsidR="00076791">
              <w:rPr>
                <w:lang w:val="en-US"/>
              </w:rPr>
              <w:t xml:space="preserve">5, </w:t>
            </w:r>
            <w:r w:rsidR="00076791" w:rsidRPr="00E14F3D">
              <w:rPr>
                <w:b/>
                <w:bCs/>
                <w:lang w:val="en-US"/>
              </w:rPr>
              <w:t>15</w:t>
            </w:r>
            <w:r w:rsidR="00076791">
              <w:rPr>
                <w:lang w:val="en-US"/>
              </w:rPr>
              <w:t>, 33</w:t>
            </w:r>
            <w:r w:rsidRPr="00854B28">
              <w:rPr>
                <w:lang w:val="en-US"/>
              </w:rPr>
              <w:t>)</w:t>
            </w:r>
            <w:commentRangeEnd w:id="10"/>
            <w:r w:rsidR="00EF080D" w:rsidRPr="00854B28">
              <w:rPr>
                <w:rStyle w:val="CommentReference"/>
                <w:sz w:val="24"/>
                <w:szCs w:val="24"/>
                <w:lang w:val="en-US"/>
              </w:rPr>
              <w:commentReference w:id="10"/>
            </w:r>
          </w:p>
        </w:tc>
      </w:tr>
      <w:tr w:rsidR="000A7471" w:rsidRPr="000E1DFA" w14:paraId="108CA975" w14:textId="77777777" w:rsidTr="00370631">
        <w:tc>
          <w:tcPr>
            <w:tcW w:w="2693" w:type="dxa"/>
          </w:tcPr>
          <w:p w14:paraId="0681C047" w14:textId="1C11104F" w:rsidR="000A7471" w:rsidRDefault="000A7471" w:rsidP="00BA2C06">
            <w:pPr>
              <w:jc w:val="center"/>
              <w:rPr>
                <w:lang w:val="en-US"/>
              </w:rPr>
            </w:pPr>
            <w:r>
              <w:rPr>
                <w:lang w:val="en-US"/>
              </w:rPr>
              <w:t>Noise level on the measured score</w:t>
            </w:r>
          </w:p>
        </w:tc>
        <w:tc>
          <w:tcPr>
            <w:tcW w:w="1560" w:type="dxa"/>
          </w:tcPr>
          <w:p w14:paraId="17361323" w14:textId="77777777" w:rsidR="00E14F3D" w:rsidRDefault="00E14F3D" w:rsidP="00BA2C06">
            <w:pPr>
              <w:jc w:val="center"/>
              <w:rPr>
                <w:lang w:val="en-US"/>
              </w:rPr>
            </w:pPr>
            <w:r w:rsidRPr="00720113">
              <w:rPr>
                <w:lang w:val="en-US"/>
              </w:rPr>
              <w:t>3</w:t>
            </w:r>
          </w:p>
          <w:p w14:paraId="3ABA159F" w14:textId="1088E8C7" w:rsidR="000E6FE0" w:rsidRDefault="000E6FE0" w:rsidP="00BA2C06">
            <w:pPr>
              <w:jc w:val="center"/>
              <w:rPr>
                <w:lang w:val="en-US"/>
              </w:rPr>
            </w:pPr>
            <w:r w:rsidRPr="000E6FE0">
              <w:rPr>
                <w:color w:val="808080" w:themeColor="background1" w:themeShade="80"/>
                <w:lang w:val="en-US"/>
              </w:rPr>
              <w:t>1</w:t>
            </w:r>
          </w:p>
        </w:tc>
        <w:tc>
          <w:tcPr>
            <w:tcW w:w="4961" w:type="dxa"/>
          </w:tcPr>
          <w:p w14:paraId="51E4BB49" w14:textId="691919FB" w:rsidR="000A7471" w:rsidRDefault="000A7471" w:rsidP="00BA2C06">
            <w:pPr>
              <w:jc w:val="center"/>
              <w:rPr>
                <w:lang w:val="en-US"/>
              </w:rPr>
            </w:pPr>
            <w:r>
              <w:rPr>
                <w:lang w:val="en-US"/>
              </w:rPr>
              <w:t xml:space="preserve">Slope phases: 0.5, </w:t>
            </w:r>
            <w:r w:rsidRPr="00E14F3D">
              <w:rPr>
                <w:b/>
                <w:bCs/>
                <w:lang w:val="en-US"/>
              </w:rPr>
              <w:t>1</w:t>
            </w:r>
            <w:r w:rsidR="00E14F3D" w:rsidRPr="002D4C6E">
              <w:rPr>
                <w:lang w:val="en-US"/>
              </w:rPr>
              <w:t>, 2</w:t>
            </w:r>
          </w:p>
          <w:p w14:paraId="0FDC4696" w14:textId="780F81A4" w:rsidR="000A7471" w:rsidRDefault="000A7471" w:rsidP="00BA2C06">
            <w:pPr>
              <w:jc w:val="center"/>
              <w:rPr>
                <w:lang w:val="en-US"/>
              </w:rPr>
            </w:pPr>
            <w:r>
              <w:rPr>
                <w:lang w:val="en-US"/>
              </w:rPr>
              <w:t xml:space="preserve">Plateau phases: </w:t>
            </w:r>
            <w:r w:rsidRPr="00720113">
              <w:rPr>
                <w:lang w:val="en-US"/>
              </w:rPr>
              <w:t>0.25</w:t>
            </w:r>
          </w:p>
        </w:tc>
      </w:tr>
      <w:tr w:rsidR="00BA2C06" w:rsidRPr="00AD29CC" w14:paraId="08AA9FFF" w14:textId="77777777" w:rsidTr="00370631">
        <w:tc>
          <w:tcPr>
            <w:tcW w:w="2693" w:type="dxa"/>
          </w:tcPr>
          <w:p w14:paraId="65B32AFB" w14:textId="64D0699D" w:rsidR="00BA2C06" w:rsidRDefault="000A7471" w:rsidP="00BA2C06">
            <w:pPr>
              <w:jc w:val="center"/>
              <w:rPr>
                <w:lang w:val="en-US"/>
              </w:rPr>
            </w:pPr>
            <w:r>
              <w:rPr>
                <w:lang w:val="en-US"/>
              </w:rPr>
              <w:t>Time of measurements</w:t>
            </w:r>
          </w:p>
        </w:tc>
        <w:tc>
          <w:tcPr>
            <w:tcW w:w="1560" w:type="dxa"/>
          </w:tcPr>
          <w:p w14:paraId="2584BC2C" w14:textId="2D114CA8" w:rsidR="00BA2C06" w:rsidRPr="000E6FE0" w:rsidRDefault="00E14F3D" w:rsidP="00BA2C06">
            <w:pPr>
              <w:jc w:val="center"/>
              <w:rPr>
                <w:color w:val="808080" w:themeColor="background1" w:themeShade="80"/>
                <w:lang w:val="en-US"/>
              </w:rPr>
            </w:pPr>
            <w:r w:rsidRPr="000E6FE0">
              <w:rPr>
                <w:color w:val="808080" w:themeColor="background1" w:themeShade="80"/>
                <w:lang w:val="en-US"/>
              </w:rPr>
              <w:t>1</w:t>
            </w:r>
          </w:p>
        </w:tc>
        <w:tc>
          <w:tcPr>
            <w:tcW w:w="4961" w:type="dxa"/>
          </w:tcPr>
          <w:p w14:paraId="0CBA4DDB" w14:textId="77777777" w:rsidR="00BA2C06" w:rsidRDefault="000A7471" w:rsidP="00BA2C06">
            <w:pPr>
              <w:jc w:val="center"/>
              <w:rPr>
                <w:lang w:val="en-US"/>
              </w:rPr>
            </w:pPr>
            <w:r>
              <w:rPr>
                <w:lang w:val="en-US"/>
              </w:rPr>
              <w:t xml:space="preserve">Normally distributed every 20 min with </w:t>
            </w:r>
            <w:proofErr w:type="spellStart"/>
            <w:r>
              <w:rPr>
                <w:lang w:val="en-US"/>
              </w:rPr>
              <w:t>sd</w:t>
            </w:r>
            <w:proofErr w:type="spellEnd"/>
            <w:r>
              <w:rPr>
                <w:lang w:val="en-US"/>
              </w:rPr>
              <w:t xml:space="preserve"> = 2.</w:t>
            </w:r>
          </w:p>
          <w:p w14:paraId="7033A76B" w14:textId="54CA4105" w:rsidR="000A7471" w:rsidRDefault="000A7471" w:rsidP="00BA2C06">
            <w:pPr>
              <w:jc w:val="center"/>
              <w:rPr>
                <w:lang w:val="en-US"/>
              </w:rPr>
            </w:pPr>
            <w:r>
              <w:rPr>
                <w:lang w:val="en-US"/>
              </w:rPr>
              <w:t>First measurement is fixed at t = 0 min.</w:t>
            </w:r>
          </w:p>
        </w:tc>
      </w:tr>
      <w:tr w:rsidR="00BA2C06" w:rsidRPr="00AD29CC" w14:paraId="2160FEDA" w14:textId="77777777" w:rsidTr="00370631">
        <w:tc>
          <w:tcPr>
            <w:tcW w:w="2693" w:type="dxa"/>
          </w:tcPr>
          <w:p w14:paraId="33224AE9" w14:textId="3F4833C4" w:rsidR="00BA2C06" w:rsidRDefault="000A7471" w:rsidP="00BA2C06">
            <w:pPr>
              <w:jc w:val="center"/>
              <w:rPr>
                <w:lang w:val="en-US"/>
              </w:rPr>
            </w:pPr>
            <w:r>
              <w:rPr>
                <w:lang w:val="en-US"/>
              </w:rPr>
              <w:t>Number of repetitions for each scenario</w:t>
            </w:r>
            <w:r w:rsidR="00E14F3D">
              <w:rPr>
                <w:lang w:val="en-US"/>
              </w:rPr>
              <w:t xml:space="preserve"> </w:t>
            </w:r>
            <w:proofErr w:type="spellStart"/>
            <w:r w:rsidR="00E14F3D">
              <w:rPr>
                <w:lang w:val="en-US"/>
              </w:rPr>
              <w:t>n.sim</w:t>
            </w:r>
            <w:proofErr w:type="spellEnd"/>
          </w:p>
        </w:tc>
        <w:tc>
          <w:tcPr>
            <w:tcW w:w="1560" w:type="dxa"/>
          </w:tcPr>
          <w:p w14:paraId="45A09181" w14:textId="2E7DD022" w:rsidR="00BA2C06" w:rsidRDefault="00E14F3D" w:rsidP="00BA2C06">
            <w:pPr>
              <w:jc w:val="center"/>
              <w:rPr>
                <w:lang w:val="en-US"/>
              </w:rPr>
            </w:pPr>
            <w:r w:rsidRPr="000E6FE0">
              <w:rPr>
                <w:color w:val="808080" w:themeColor="background1" w:themeShade="80"/>
                <w:lang w:val="en-US"/>
              </w:rPr>
              <w:t>1</w:t>
            </w:r>
          </w:p>
        </w:tc>
        <w:tc>
          <w:tcPr>
            <w:tcW w:w="4961" w:type="dxa"/>
          </w:tcPr>
          <w:p w14:paraId="19A72992" w14:textId="4E082E94" w:rsidR="001D0F86" w:rsidRDefault="00226B42" w:rsidP="001D0F86">
            <w:pPr>
              <w:jc w:val="center"/>
              <w:rPr>
                <w:lang w:val="en-US"/>
              </w:rPr>
            </w:pPr>
            <w:r>
              <w:rPr>
                <w:lang w:val="en-US"/>
              </w:rPr>
              <w:t>5</w:t>
            </w:r>
            <w:r w:rsidR="00E90DFB">
              <w:rPr>
                <w:lang w:val="en-US"/>
              </w:rPr>
              <w:t>59</w:t>
            </w:r>
          </w:p>
          <w:p w14:paraId="3BFAD8EE" w14:textId="4B76275D" w:rsidR="001D0F86" w:rsidRDefault="001D0F86" w:rsidP="001D0F86">
            <w:pPr>
              <w:jc w:val="center"/>
              <w:rPr>
                <w:lang w:val="en-US"/>
              </w:rPr>
            </w:pPr>
            <w:r>
              <w:rPr>
                <w:lang w:val="en-US"/>
              </w:rPr>
              <w:t xml:space="preserve">Assuring </w:t>
            </w:r>
            <w:r w:rsidRPr="003A34BD">
              <w:rPr>
                <w:lang w:val="en-US"/>
              </w:rPr>
              <w:t>a 1% Monte Carlo SE on coverage</w:t>
            </w:r>
            <w:r w:rsidR="00E90DFB">
              <w:rPr>
                <w:lang w:val="en-US"/>
              </w:rPr>
              <w:t xml:space="preserve"> and 15% missing data</w:t>
            </w:r>
          </w:p>
        </w:tc>
      </w:tr>
      <w:tr w:rsidR="000A7471" w:rsidRPr="00AD29CC" w14:paraId="532EE5D7" w14:textId="77777777" w:rsidTr="00370631">
        <w:tc>
          <w:tcPr>
            <w:tcW w:w="2693" w:type="dxa"/>
          </w:tcPr>
          <w:p w14:paraId="0792D3A1" w14:textId="394D32E5" w:rsidR="000A7471" w:rsidRDefault="000A7471" w:rsidP="00BA2C06">
            <w:pPr>
              <w:jc w:val="center"/>
              <w:rPr>
                <w:lang w:val="en-US"/>
              </w:rPr>
            </w:pPr>
            <w:r>
              <w:rPr>
                <w:lang w:val="en-US"/>
              </w:rPr>
              <w:t>TOTAL number of scenarios</w:t>
            </w:r>
          </w:p>
        </w:tc>
        <w:tc>
          <w:tcPr>
            <w:tcW w:w="1560" w:type="dxa"/>
          </w:tcPr>
          <w:p w14:paraId="2776E24B" w14:textId="07091B29" w:rsidR="000A7471" w:rsidRDefault="003A34BD" w:rsidP="00BA2C06">
            <w:pPr>
              <w:jc w:val="center"/>
              <w:rPr>
                <w:lang w:val="en-US"/>
              </w:rPr>
            </w:pPr>
            <w:r>
              <w:rPr>
                <w:lang w:val="en-US"/>
              </w:rPr>
              <w:t>486</w:t>
            </w:r>
          </w:p>
          <w:p w14:paraId="26CD7C51" w14:textId="1A651BC0" w:rsidR="009A7E17" w:rsidRDefault="003A34BD" w:rsidP="00BA2C06">
            <w:pPr>
              <w:jc w:val="center"/>
              <w:rPr>
                <w:lang w:val="en-US"/>
              </w:rPr>
            </w:pPr>
            <w:r>
              <w:rPr>
                <w:lang w:val="en-US"/>
              </w:rPr>
              <w:t>1</w:t>
            </w:r>
            <w:r w:rsidR="001B39F5">
              <w:rPr>
                <w:lang w:val="en-US"/>
              </w:rPr>
              <w:t>4</w:t>
            </w:r>
          </w:p>
        </w:tc>
        <w:tc>
          <w:tcPr>
            <w:tcW w:w="4961" w:type="dxa"/>
          </w:tcPr>
          <w:p w14:paraId="21D1C248" w14:textId="77777777" w:rsidR="009A7E17" w:rsidRDefault="009A7E17" w:rsidP="009A7E17">
            <w:pPr>
              <w:jc w:val="center"/>
              <w:rPr>
                <w:lang w:val="en-US"/>
              </w:rPr>
            </w:pPr>
            <w:r>
              <w:rPr>
                <w:lang w:val="en-US"/>
              </w:rPr>
              <w:t>Fully factorial plan</w:t>
            </w:r>
          </w:p>
          <w:p w14:paraId="3426E513" w14:textId="06E3FD49" w:rsidR="000A7471" w:rsidRDefault="004177E7" w:rsidP="009A7E17">
            <w:pPr>
              <w:jc w:val="center"/>
              <w:rPr>
                <w:lang w:val="en-US"/>
              </w:rPr>
            </w:pPr>
            <w:r>
              <w:rPr>
                <w:lang w:val="en-US"/>
              </w:rPr>
              <w:t>“One-at-a-time” plan</w:t>
            </w:r>
          </w:p>
        </w:tc>
      </w:tr>
      <w:tr w:rsidR="003A5D4E" w:rsidRPr="00AD29CC" w14:paraId="54C4867A" w14:textId="77777777" w:rsidTr="00370631">
        <w:tc>
          <w:tcPr>
            <w:tcW w:w="2693" w:type="dxa"/>
          </w:tcPr>
          <w:p w14:paraId="7961D80A" w14:textId="00CF7520" w:rsidR="003A5D4E" w:rsidRDefault="003A5D4E" w:rsidP="00BA2C06">
            <w:pPr>
              <w:jc w:val="center"/>
              <w:rPr>
                <w:lang w:val="en-US"/>
              </w:rPr>
            </w:pPr>
            <w:r>
              <w:rPr>
                <w:lang w:val="en-US"/>
              </w:rPr>
              <w:t>Number of generated datasets</w:t>
            </w:r>
            <w:r w:rsidR="009A7E17">
              <w:rPr>
                <w:lang w:val="en-US"/>
              </w:rPr>
              <w:t xml:space="preserve"> (</w:t>
            </w:r>
            <w:r w:rsidR="002C18D1">
              <w:rPr>
                <w:lang w:val="en-US"/>
              </w:rPr>
              <w:t>5</w:t>
            </w:r>
            <w:r w:rsidR="00E90DFB">
              <w:rPr>
                <w:lang w:val="en-US"/>
              </w:rPr>
              <w:t>59</w:t>
            </w:r>
            <w:r w:rsidR="009A7E17">
              <w:rPr>
                <w:lang w:val="en-US"/>
              </w:rPr>
              <w:t>*TOTAL)</w:t>
            </w:r>
          </w:p>
        </w:tc>
        <w:tc>
          <w:tcPr>
            <w:tcW w:w="1560" w:type="dxa"/>
          </w:tcPr>
          <w:p w14:paraId="7B41D281" w14:textId="594A1853" w:rsidR="00873AEC" w:rsidRDefault="003A34BD" w:rsidP="00873AEC">
            <w:pPr>
              <w:jc w:val="center"/>
              <w:rPr>
                <w:lang w:val="en-US"/>
              </w:rPr>
            </w:pPr>
            <w:r>
              <w:rPr>
                <w:lang w:val="en-US"/>
              </w:rPr>
              <w:t>243</w:t>
            </w:r>
            <w:r w:rsidR="002C18D1">
              <w:rPr>
                <w:lang w:val="en-US"/>
              </w:rPr>
              <w:t xml:space="preserve"> 000</w:t>
            </w:r>
          </w:p>
          <w:p w14:paraId="39A9E6E7" w14:textId="24D52617" w:rsidR="009A7E17" w:rsidRDefault="001B39F5" w:rsidP="00873AEC">
            <w:pPr>
              <w:jc w:val="center"/>
              <w:rPr>
                <w:lang w:val="en-US"/>
              </w:rPr>
            </w:pPr>
            <w:r>
              <w:rPr>
                <w:lang w:val="en-US"/>
              </w:rPr>
              <w:t>7</w:t>
            </w:r>
            <w:r w:rsidR="002C18D1">
              <w:rPr>
                <w:lang w:val="en-US"/>
              </w:rPr>
              <w:t xml:space="preserve"> </w:t>
            </w:r>
            <w:r w:rsidR="003A34BD">
              <w:rPr>
                <w:lang w:val="en-US"/>
              </w:rPr>
              <w:t>0</w:t>
            </w:r>
            <w:r w:rsidR="002C18D1">
              <w:rPr>
                <w:lang w:val="en-US"/>
              </w:rPr>
              <w:t>00</w:t>
            </w:r>
          </w:p>
        </w:tc>
        <w:tc>
          <w:tcPr>
            <w:tcW w:w="4961" w:type="dxa"/>
          </w:tcPr>
          <w:p w14:paraId="3AD49368" w14:textId="6DFD7562" w:rsidR="003A5D4E" w:rsidRDefault="003A5D4E" w:rsidP="00BA2C06">
            <w:pPr>
              <w:jc w:val="center"/>
              <w:rPr>
                <w:lang w:val="en-US"/>
              </w:rPr>
            </w:pPr>
            <w:r>
              <w:rPr>
                <w:lang w:val="en-US"/>
              </w:rPr>
              <w:t>Fully factorial</w:t>
            </w:r>
            <w:r w:rsidR="009A7E17">
              <w:rPr>
                <w:lang w:val="en-US"/>
              </w:rPr>
              <w:t xml:space="preserve"> plan</w:t>
            </w:r>
          </w:p>
          <w:p w14:paraId="460BFBB7" w14:textId="4F5984E7" w:rsidR="003A5D4E" w:rsidRDefault="004177E7" w:rsidP="00E974BA">
            <w:pPr>
              <w:keepNext/>
              <w:jc w:val="center"/>
              <w:rPr>
                <w:lang w:val="en-US"/>
              </w:rPr>
            </w:pPr>
            <w:r>
              <w:rPr>
                <w:lang w:val="en-US"/>
              </w:rPr>
              <w:t>“One-at-a-time” plan</w:t>
            </w:r>
          </w:p>
        </w:tc>
      </w:tr>
    </w:tbl>
    <w:p w14:paraId="0087B5BE" w14:textId="0A3ED95F" w:rsidR="00E974BA" w:rsidRPr="00E974BA" w:rsidRDefault="00E974BA" w:rsidP="00E974BA">
      <w:pPr>
        <w:pStyle w:val="Caption"/>
        <w:jc w:val="center"/>
        <w:rPr>
          <w:lang w:val="en-US"/>
        </w:rPr>
      </w:pPr>
      <w:bookmarkStart w:id="11" w:name="_Ref228262231"/>
      <w:r w:rsidRPr="00E974BA">
        <w:rPr>
          <w:lang w:val="en-US"/>
        </w:rPr>
        <w:t xml:space="preserve">Table </w:t>
      </w:r>
      <w:r w:rsidR="00EF080D">
        <w:rPr>
          <w:lang w:val="en-US"/>
        </w:rPr>
        <w:fldChar w:fldCharType="begin"/>
      </w:r>
      <w:r w:rsidR="00EF080D">
        <w:rPr>
          <w:lang w:val="en-US"/>
        </w:rPr>
        <w:instrText xml:space="preserve"> STYLEREF 1 \s </w:instrText>
      </w:r>
      <w:r w:rsidR="00EF080D">
        <w:rPr>
          <w:lang w:val="en-US"/>
        </w:rPr>
        <w:fldChar w:fldCharType="separate"/>
      </w:r>
      <w:r w:rsidR="00EF080D">
        <w:rPr>
          <w:noProof/>
          <w:lang w:val="en-US"/>
        </w:rPr>
        <w:t>6</w:t>
      </w:r>
      <w:r w:rsidR="00EF080D">
        <w:rPr>
          <w:lang w:val="en-US"/>
        </w:rPr>
        <w:fldChar w:fldCharType="end"/>
      </w:r>
      <w:r w:rsidR="00EF080D">
        <w:rPr>
          <w:lang w:val="en-US"/>
        </w:rPr>
        <w:t>.</w:t>
      </w:r>
      <w:r w:rsidR="00EF080D">
        <w:rPr>
          <w:lang w:val="en-US"/>
        </w:rPr>
        <w:fldChar w:fldCharType="begin"/>
      </w:r>
      <w:r w:rsidR="00EF080D">
        <w:rPr>
          <w:lang w:val="en-US"/>
        </w:rPr>
        <w:instrText xml:space="preserve"> SEQ Table \* ARABIC \s 1 </w:instrText>
      </w:r>
      <w:r w:rsidR="00EF080D">
        <w:rPr>
          <w:lang w:val="en-US"/>
        </w:rPr>
        <w:fldChar w:fldCharType="separate"/>
      </w:r>
      <w:r w:rsidR="00EF080D">
        <w:rPr>
          <w:noProof/>
          <w:lang w:val="en-US"/>
        </w:rPr>
        <w:t>1</w:t>
      </w:r>
      <w:r w:rsidR="00EF080D">
        <w:rPr>
          <w:lang w:val="en-US"/>
        </w:rPr>
        <w:fldChar w:fldCharType="end"/>
      </w:r>
      <w:bookmarkEnd w:id="11"/>
      <w:r w:rsidRPr="00E974BA">
        <w:rPr>
          <w:lang w:val="en-US"/>
        </w:rPr>
        <w:t xml:space="preserve"> - Simulation plan. Bold values are the reference used </w:t>
      </w:r>
      <w:r w:rsidR="00F56BA1">
        <w:rPr>
          <w:lang w:val="en-US"/>
        </w:rPr>
        <w:t>when</w:t>
      </w:r>
      <w:r w:rsidRPr="00E974BA">
        <w:rPr>
          <w:lang w:val="en-US"/>
        </w:rPr>
        <w:t xml:space="preserve"> another factor is varying</w:t>
      </w:r>
    </w:p>
    <w:p w14:paraId="4B80142A" w14:textId="613CDB11" w:rsidR="00226B42" w:rsidRDefault="00226B42" w:rsidP="00226B42">
      <w:pPr>
        <w:rPr>
          <w:lang w:val="en-US"/>
        </w:rPr>
      </w:pPr>
      <w:r>
        <w:rPr>
          <w:lang w:val="en-US"/>
        </w:rPr>
        <w:t xml:space="preserve">The number of repetitions for each scenario </w:t>
      </w:r>
      <w:r w:rsidR="003A34BD">
        <w:rPr>
          <w:lang w:val="en-US"/>
        </w:rPr>
        <w:t>wa</w:t>
      </w:r>
      <w:r>
        <w:rPr>
          <w:lang w:val="en-US"/>
        </w:rPr>
        <w:t>s derived using the following formula:</w:t>
      </w:r>
    </w:p>
    <w:p w14:paraId="2363FF78" w14:textId="58EC7A2E" w:rsidR="00226B42" w:rsidRDefault="00000000" w:rsidP="00226B42">
      <w:pPr>
        <w:rPr>
          <w:lang w:val="en-US"/>
        </w:rPr>
      </w:pP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sim</m:t>
              </m:r>
            </m:sub>
          </m:sSub>
          <m:r>
            <w:rPr>
              <w:rFonts w:ascii="Cambria Math" w:hAnsi="Cambria Math"/>
              <w:lang w:val="en-US"/>
            </w:rPr>
            <m:t>=</m:t>
          </m:r>
          <m:rad>
            <m:radPr>
              <m:degHide m:val="1"/>
              <m:ctrlPr>
                <w:rPr>
                  <w:rFonts w:ascii="Cambria Math" w:hAnsi="Cambria Math"/>
                  <w:i/>
                  <w:lang w:val="en-US"/>
                </w:rPr>
              </m:ctrlPr>
            </m:radPr>
            <m:deg/>
            <m:e>
              <m:f>
                <m:fPr>
                  <m:ctrlPr>
                    <w:rPr>
                      <w:rFonts w:ascii="Cambria Math" w:hAnsi="Cambria Math"/>
                      <w:i/>
                      <w:lang w:val="en-US"/>
                    </w:rPr>
                  </m:ctrlPr>
                </m:fPr>
                <m:num>
                  <m:acc>
                    <m:accPr>
                      <m:ctrlPr>
                        <w:rPr>
                          <w:rFonts w:ascii="Cambria Math" w:hAnsi="Cambria Math"/>
                          <w:i/>
                          <w:lang w:val="en-US"/>
                        </w:rPr>
                      </m:ctrlPr>
                    </m:accPr>
                    <m:e>
                      <m:r>
                        <w:rPr>
                          <w:rFonts w:ascii="Cambria Math" w:hAnsi="Cambria Math"/>
                          <w:lang w:val="en-US"/>
                        </w:rPr>
                        <m:t>Cover.</m:t>
                      </m:r>
                    </m:e>
                  </m:acc>
                  <m:r>
                    <w:rPr>
                      <w:rFonts w:ascii="Cambria Math" w:hAnsi="Cambria Math"/>
                      <w:lang w:val="en-US"/>
                    </w:rPr>
                    <m:t>*(1-</m:t>
                  </m:r>
                  <m:acc>
                    <m:accPr>
                      <m:ctrlPr>
                        <w:rPr>
                          <w:rFonts w:ascii="Cambria Math" w:hAnsi="Cambria Math"/>
                          <w:i/>
                          <w:lang w:val="en-US"/>
                        </w:rPr>
                      </m:ctrlPr>
                    </m:accPr>
                    <m:e>
                      <m:r>
                        <w:rPr>
                          <w:rFonts w:ascii="Cambria Math" w:hAnsi="Cambria Math"/>
                          <w:lang w:val="en-US"/>
                        </w:rPr>
                        <m:t>Cover.</m:t>
                      </m:r>
                    </m:e>
                  </m:acc>
                  <m:r>
                    <w:rPr>
                      <w:rFonts w:ascii="Cambria Math" w:hAnsi="Cambria Math"/>
                      <w:lang w:val="en-US"/>
                    </w:rPr>
                    <m:t>)</m:t>
                  </m:r>
                </m:num>
                <m:den>
                  <m:r>
                    <w:rPr>
                      <w:rFonts w:ascii="Cambria Math" w:hAnsi="Cambria Math"/>
                      <w:lang w:val="en-US"/>
                    </w:rPr>
                    <m:t xml:space="preserve">Monte Carlo </m:t>
                  </m:r>
                  <m:acc>
                    <m:accPr>
                      <m:ctrlPr>
                        <w:rPr>
                          <w:rFonts w:ascii="Cambria Math" w:hAnsi="Cambria Math"/>
                          <w:i/>
                          <w:lang w:val="en-US"/>
                        </w:rPr>
                      </m:ctrlPr>
                    </m:accPr>
                    <m:e>
                      <m:r>
                        <w:rPr>
                          <w:rFonts w:ascii="Cambria Math" w:hAnsi="Cambria Math"/>
                          <w:lang w:val="en-US"/>
                        </w:rPr>
                        <m:t>S</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req</m:t>
                          </m:r>
                        </m:sub>
                      </m:sSub>
                    </m:e>
                  </m:acc>
                </m:den>
              </m:f>
            </m:e>
          </m:rad>
        </m:oMath>
      </m:oMathPara>
    </w:p>
    <w:p w14:paraId="295C3963" w14:textId="321D72B9" w:rsidR="00226B42" w:rsidRDefault="00226B42" w:rsidP="00226B42">
      <w:pPr>
        <w:rPr>
          <w:lang w:val="en-US"/>
        </w:rPr>
      </w:pPr>
      <w:r>
        <w:rPr>
          <w:lang w:val="en-US"/>
        </w:rPr>
        <w:t xml:space="preserve">With a 95% nominal coverage probability and a 1% Monte Carlo </w:t>
      </w:r>
      <w:r w:rsidR="00C96EA9">
        <w:rPr>
          <w:lang w:val="en-US"/>
        </w:rPr>
        <w:t>S</w:t>
      </w:r>
      <w:r>
        <w:rPr>
          <w:lang w:val="en-US"/>
        </w:rPr>
        <w:t xml:space="preserve">tandard </w:t>
      </w:r>
      <w:r w:rsidR="00C96EA9">
        <w:rPr>
          <w:lang w:val="en-US"/>
        </w:rPr>
        <w:t>E</w:t>
      </w:r>
      <w:r>
        <w:rPr>
          <w:lang w:val="en-US"/>
        </w:rPr>
        <w:t>rror</w:t>
      </w:r>
      <w:r w:rsidR="00C96EA9">
        <w:rPr>
          <w:lang w:val="en-US"/>
        </w:rPr>
        <w:t xml:space="preserve"> (SE)</w:t>
      </w:r>
      <w:r>
        <w:rPr>
          <w:lang w:val="en-US"/>
        </w:rPr>
        <w:t xml:space="preserve"> on the coverage probability, we get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sim</m:t>
            </m:r>
          </m:sub>
        </m:sSub>
        <m:r>
          <w:rPr>
            <w:rFonts w:ascii="Cambria Math" w:hAnsi="Cambria Math"/>
            <w:lang w:val="en-US"/>
          </w:rPr>
          <m:t>=475</m:t>
        </m:r>
      </m:oMath>
      <w:r>
        <w:rPr>
          <w:rFonts w:eastAsiaTheme="minorEastAsia"/>
          <w:lang w:val="en-US"/>
        </w:rPr>
        <w:t xml:space="preserve"> repetitions. Assuming </w:t>
      </w:r>
      <w:r w:rsidR="00F04C69">
        <w:rPr>
          <w:rFonts w:eastAsiaTheme="minorEastAsia"/>
          <w:lang w:val="en-US"/>
        </w:rPr>
        <w:t>1</w:t>
      </w:r>
      <w:r>
        <w:rPr>
          <w:rFonts w:eastAsiaTheme="minorEastAsia"/>
          <w:lang w:val="en-US"/>
        </w:rPr>
        <w:t>5% of missing data</w:t>
      </w:r>
      <w:r w:rsidR="00F04C69">
        <w:rPr>
          <w:rFonts w:eastAsiaTheme="minorEastAsia"/>
          <w:lang w:val="en-US"/>
        </w:rPr>
        <w:t xml:space="preserve"> (based on smaller simulations</w:t>
      </w:r>
      <w:r>
        <w:rPr>
          <w:rFonts w:eastAsiaTheme="minorEastAsia"/>
          <w:lang w:val="en-US"/>
        </w:rPr>
        <w:t xml:space="preserve">, this number inflates to </w:t>
      </w:r>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sim</m:t>
            </m:r>
          </m:sub>
        </m:sSub>
        <m:r>
          <w:rPr>
            <w:rFonts w:ascii="Cambria Math" w:eastAsiaTheme="minorEastAsia" w:hAnsi="Cambria Math"/>
            <w:lang w:val="en-US"/>
          </w:rPr>
          <m:t>=559</m:t>
        </m:r>
      </m:oMath>
      <w:r>
        <w:rPr>
          <w:rFonts w:eastAsiaTheme="minorEastAsia"/>
          <w:lang w:val="en-US"/>
        </w:rPr>
        <w:t xml:space="preserve"> repetitions per scenario.</w:t>
      </w:r>
    </w:p>
    <w:p w14:paraId="223DFD05" w14:textId="19D55CF7" w:rsidR="00FA215B" w:rsidRDefault="00FA215B" w:rsidP="00305589">
      <w:pPr>
        <w:pStyle w:val="Heading2"/>
        <w:rPr>
          <w:lang w:val="en-US"/>
        </w:rPr>
      </w:pPr>
      <w:r>
        <w:rPr>
          <w:lang w:val="en-US"/>
        </w:rPr>
        <w:lastRenderedPageBreak/>
        <w:t>Type of plan</w:t>
      </w:r>
    </w:p>
    <w:p w14:paraId="65D9D63C" w14:textId="4EB9DEA7" w:rsidR="00F3342F" w:rsidRDefault="00370631" w:rsidP="00BF0C3F">
      <w:pPr>
        <w:rPr>
          <w:lang w:val="en-US"/>
        </w:rPr>
      </w:pPr>
      <w:r>
        <w:rPr>
          <w:lang w:val="en-US"/>
        </w:rPr>
        <w:t xml:space="preserve">In order to save computational time, we decided to run </w:t>
      </w:r>
      <w:r w:rsidR="003924D4">
        <w:rPr>
          <w:lang w:val="en-US"/>
        </w:rPr>
        <w:t xml:space="preserve">the simulation on </w:t>
      </w:r>
      <w:r w:rsidR="00720113">
        <w:rPr>
          <w:lang w:val="en-US"/>
        </w:rPr>
        <w:t>a</w:t>
      </w:r>
      <w:r w:rsidR="003924D4">
        <w:rPr>
          <w:lang w:val="en-US"/>
        </w:rPr>
        <w:t xml:space="preserve"> </w:t>
      </w:r>
      <w:r w:rsidR="004177E7">
        <w:rPr>
          <w:lang w:val="en-US"/>
        </w:rPr>
        <w:t>“One-at-a-time” plan</w:t>
      </w:r>
      <w:r w:rsidR="003924D4">
        <w:rPr>
          <w:lang w:val="en-US"/>
        </w:rPr>
        <w:t>. That is to say, we will only vary one factor at a time, keeping all of the others fixed.</w:t>
      </w:r>
      <w:r w:rsidR="00720113">
        <w:rPr>
          <w:lang w:val="en-US"/>
        </w:rPr>
        <w:t xml:space="preserve"> The so called “case-based” scenario correspond to the bold values in the </w:t>
      </w:r>
      <w:r w:rsidR="00720113">
        <w:rPr>
          <w:lang w:val="en-US"/>
        </w:rPr>
        <w:fldChar w:fldCharType="begin"/>
      </w:r>
      <w:r w:rsidR="00720113">
        <w:rPr>
          <w:lang w:val="en-US"/>
        </w:rPr>
        <w:instrText xml:space="preserve"> REF _Ref228262231 \h </w:instrText>
      </w:r>
      <w:r w:rsidR="00720113">
        <w:rPr>
          <w:lang w:val="en-US"/>
        </w:rPr>
      </w:r>
      <w:r w:rsidR="00720113">
        <w:rPr>
          <w:lang w:val="en-US"/>
        </w:rPr>
        <w:fldChar w:fldCharType="separate"/>
      </w:r>
      <w:r w:rsidR="00720113" w:rsidRPr="00E974BA">
        <w:rPr>
          <w:lang w:val="en-US"/>
        </w:rPr>
        <w:t xml:space="preserve">Table </w:t>
      </w:r>
      <w:r w:rsidR="00720113" w:rsidRPr="00E974BA">
        <w:rPr>
          <w:noProof/>
          <w:lang w:val="en-US"/>
        </w:rPr>
        <w:t>1</w:t>
      </w:r>
      <w:r w:rsidR="00720113">
        <w:rPr>
          <w:lang w:val="en-US"/>
        </w:rPr>
        <w:fldChar w:fldCharType="end"/>
      </w:r>
      <w:r w:rsidR="00720113">
        <w:rPr>
          <w:lang w:val="en-US"/>
        </w:rPr>
        <w:t>.</w:t>
      </w:r>
    </w:p>
    <w:p w14:paraId="5A5BD499" w14:textId="35E674EC" w:rsidR="00DB30BB" w:rsidRPr="00CD1EBC" w:rsidRDefault="00DB30BB" w:rsidP="00BF0C3F">
      <w:pPr>
        <w:rPr>
          <w:lang w:val="en-US"/>
        </w:rPr>
      </w:pPr>
      <w:r>
        <w:rPr>
          <w:lang w:val="en-US"/>
        </w:rPr>
        <w:t xml:space="preserve">This choice has an impact on the way we can report the results, which is further explained in the </w:t>
      </w:r>
      <w:r>
        <w:fldChar w:fldCharType="begin"/>
      </w:r>
      <w:r w:rsidRPr="00AD29CC">
        <w:rPr>
          <w:lang w:val="en-US"/>
          <w:rPrChange w:id="12" w:author="Noah Degoulange" w:date="2026-04-30T09:56:00Z" w16du:dateUtc="2026-04-30T07:56:00Z">
            <w:rPr/>
          </w:rPrChange>
        </w:rPr>
        <w:instrText>HYPERLINK \l "_Simulation_results"</w:instrText>
      </w:r>
      <w:r>
        <w:fldChar w:fldCharType="separate"/>
      </w:r>
      <w:r>
        <w:rPr>
          <w:rStyle w:val="Hyperlink"/>
          <w:lang w:val="en-US"/>
        </w:rPr>
        <w:t>last Section</w:t>
      </w:r>
      <w:r>
        <w:fldChar w:fldCharType="end"/>
      </w:r>
      <w:r>
        <w:rPr>
          <w:lang w:val="en-US"/>
        </w:rPr>
        <w:t xml:space="preserve"> of this document.</w:t>
      </w:r>
    </w:p>
    <w:p w14:paraId="1887F55E" w14:textId="60BF0651" w:rsidR="00E6022E" w:rsidRPr="00481457" w:rsidRDefault="00481457" w:rsidP="00481457">
      <w:pPr>
        <w:pStyle w:val="Heading2"/>
        <w:rPr>
          <w:lang w:val="en-US"/>
        </w:rPr>
      </w:pPr>
      <w:r w:rsidRPr="00481457">
        <w:rPr>
          <w:lang w:val="en-US"/>
        </w:rPr>
        <w:t xml:space="preserve">Specification </w:t>
      </w:r>
      <w:r>
        <w:rPr>
          <w:lang w:val="en-US"/>
        </w:rPr>
        <w:t xml:space="preserve">of </w:t>
      </w:r>
      <w:r w:rsidRPr="00481457">
        <w:rPr>
          <w:lang w:val="en-US"/>
        </w:rPr>
        <w:t>the starting s</w:t>
      </w:r>
      <w:r>
        <w:rPr>
          <w:lang w:val="en-US"/>
        </w:rPr>
        <w:t>eeds</w:t>
      </w:r>
      <w:r w:rsidR="004177E7">
        <w:rPr>
          <w:lang w:val="en-US"/>
        </w:rPr>
        <w:t xml:space="preserve"> – errors handling</w:t>
      </w:r>
    </w:p>
    <w:p w14:paraId="47E15F0F" w14:textId="2633B19C" w:rsidR="00305BCB" w:rsidRPr="00BF0C3F" w:rsidRDefault="00305BCB" w:rsidP="00BF0C3F">
      <w:pPr>
        <w:rPr>
          <w:lang w:val="en-US"/>
        </w:rPr>
      </w:pPr>
      <w:r w:rsidRPr="00BF0C3F">
        <w:rPr>
          <w:lang w:val="en-US"/>
        </w:rPr>
        <w:t>To guarantee reproducibility of the results, the seed will be pre-computed once with a random seed</w:t>
      </w:r>
      <w:r w:rsidR="00FA215B" w:rsidRPr="00BF0C3F">
        <w:rPr>
          <w:lang w:val="en-US"/>
        </w:rPr>
        <w:t xml:space="preserve"> (date and time</w:t>
      </w:r>
      <w:r w:rsidR="002905BF" w:rsidRPr="00BF0C3F">
        <w:rPr>
          <w:lang w:val="en-US"/>
        </w:rPr>
        <w:t xml:space="preserve"> at which this paragraph is wr</w:t>
      </w:r>
      <w:r w:rsidR="003924D4" w:rsidRPr="00BF0C3F">
        <w:rPr>
          <w:lang w:val="en-US"/>
        </w:rPr>
        <w:t>i</w:t>
      </w:r>
      <w:r w:rsidR="002905BF" w:rsidRPr="00BF0C3F">
        <w:rPr>
          <w:lang w:val="en-US"/>
        </w:rPr>
        <w:t>tten</w:t>
      </w:r>
      <w:r w:rsidR="00FA215B" w:rsidRPr="00BF0C3F">
        <w:rPr>
          <w:lang w:val="en-US"/>
        </w:rPr>
        <w:t>)</w:t>
      </w:r>
      <w:r w:rsidRPr="00BF0C3F">
        <w:rPr>
          <w:lang w:val="en-US"/>
        </w:rPr>
        <w:t xml:space="preserve">. </w:t>
      </w:r>
      <w:r w:rsidR="00332F23" w:rsidRPr="00BF0C3F">
        <w:rPr>
          <w:lang w:val="en-US"/>
        </w:rPr>
        <w:t>The</w:t>
      </w:r>
      <w:r w:rsidRPr="00BF0C3F">
        <w:rPr>
          <w:lang w:val="en-US"/>
        </w:rPr>
        <w:t xml:space="preserve"> seed will be set at every iteration before generating the dataset, and stored at the end of each iteration. </w:t>
      </w:r>
      <w:r w:rsidR="009F6BF2" w:rsidRPr="00BF0C3F">
        <w:rPr>
          <w:lang w:val="en-US"/>
        </w:rPr>
        <w:t>This also allows for re-running a specific part of the simulation, namely when errors occurred.</w:t>
      </w:r>
    </w:p>
    <w:p w14:paraId="16F8C76F" w14:textId="77777777" w:rsidR="00BF0C3F" w:rsidRDefault="00BF0C3F" w:rsidP="00893DA8">
      <w:pPr>
        <w:spacing w:line="180" w:lineRule="auto"/>
        <w:rPr>
          <w:lang w:val="en-US"/>
        </w:rPr>
      </w:pPr>
      <w:r>
        <w:rPr>
          <w:lang w:val="en-US"/>
        </w:rPr>
        <w:t>```r</w:t>
      </w:r>
    </w:p>
    <w:p w14:paraId="32CAFF17" w14:textId="29149DDC" w:rsidR="00305BCB" w:rsidRPr="0072131F" w:rsidRDefault="00305BCB" w:rsidP="00893DA8">
      <w:pPr>
        <w:spacing w:line="180" w:lineRule="auto"/>
        <w:rPr>
          <w:lang w:val="en-US"/>
        </w:rPr>
      </w:pPr>
      <w:proofErr w:type="spellStart"/>
      <w:proofErr w:type="gramStart"/>
      <w:r w:rsidRPr="0072131F">
        <w:rPr>
          <w:lang w:val="en-US"/>
        </w:rPr>
        <w:t>set.seed</w:t>
      </w:r>
      <w:proofErr w:type="spellEnd"/>
      <w:proofErr w:type="gramEnd"/>
      <w:r w:rsidRPr="0072131F">
        <w:rPr>
          <w:lang w:val="en-US"/>
        </w:rPr>
        <w:t>(</w:t>
      </w:r>
      <w:r w:rsidR="00477717" w:rsidRPr="00477717">
        <w:rPr>
          <w:lang w:val="en-US"/>
        </w:rPr>
        <w:t>20041418</w:t>
      </w:r>
      <w:r w:rsidRPr="0072131F">
        <w:rPr>
          <w:lang w:val="en-US"/>
        </w:rPr>
        <w:t>)</w:t>
      </w:r>
    </w:p>
    <w:p w14:paraId="30A8F57D" w14:textId="367A6C8A" w:rsidR="00305BCB" w:rsidRPr="00305BCB" w:rsidRDefault="00305BCB" w:rsidP="00893DA8">
      <w:pPr>
        <w:spacing w:line="180" w:lineRule="auto"/>
        <w:rPr>
          <w:lang w:val="en-US"/>
        </w:rPr>
      </w:pPr>
      <w:proofErr w:type="spellStart"/>
      <w:r w:rsidRPr="00305BCB">
        <w:rPr>
          <w:lang w:val="en-US"/>
        </w:rPr>
        <w:t>nsimAll</w:t>
      </w:r>
      <w:proofErr w:type="spellEnd"/>
      <w:r w:rsidRPr="00305BCB">
        <w:rPr>
          <w:lang w:val="en-US"/>
        </w:rPr>
        <w:t xml:space="preserve"> &lt;- </w:t>
      </w:r>
      <w:proofErr w:type="spellStart"/>
      <w:r w:rsidRPr="00305BCB">
        <w:rPr>
          <w:lang w:val="en-US"/>
        </w:rPr>
        <w:t>n.</w:t>
      </w:r>
      <w:r w:rsidR="00227F3E">
        <w:rPr>
          <w:lang w:val="en-US"/>
        </w:rPr>
        <w:t>sim</w:t>
      </w:r>
      <w:proofErr w:type="spellEnd"/>
      <w:r w:rsidR="00227F3E">
        <w:rPr>
          <w:lang w:val="en-US"/>
        </w:rPr>
        <w:t xml:space="preserve"> * </w:t>
      </w:r>
      <w:proofErr w:type="spellStart"/>
      <w:proofErr w:type="gramStart"/>
      <w:r w:rsidR="00227F3E">
        <w:rPr>
          <w:lang w:val="en-US"/>
        </w:rPr>
        <w:t>n.scenario</w:t>
      </w:r>
      <w:proofErr w:type="spellEnd"/>
      <w:proofErr w:type="gramEnd"/>
      <w:r w:rsidRPr="00305BCB">
        <w:rPr>
          <w:lang w:val="en-US"/>
        </w:rPr>
        <w:t xml:space="preserve"> </w:t>
      </w:r>
      <w:r w:rsidR="00715397">
        <w:rPr>
          <w:lang w:val="en-US"/>
        </w:rPr>
        <w:t xml:space="preserve"># </w:t>
      </w:r>
      <w:proofErr w:type="spellStart"/>
      <w:r w:rsidR="00715397">
        <w:rPr>
          <w:lang w:val="en-US"/>
        </w:rPr>
        <w:t>n.sim</w:t>
      </w:r>
      <w:proofErr w:type="spellEnd"/>
      <w:r w:rsidR="00715397">
        <w:rPr>
          <w:lang w:val="en-US"/>
        </w:rPr>
        <w:t xml:space="preserve">= </w:t>
      </w:r>
      <w:proofErr w:type="spellStart"/>
      <w:r w:rsidR="00715397">
        <w:rPr>
          <w:lang w:val="en-US"/>
        </w:rPr>
        <w:t>nb</w:t>
      </w:r>
      <w:proofErr w:type="spellEnd"/>
      <w:r w:rsidR="00715397">
        <w:rPr>
          <w:lang w:val="en-US"/>
        </w:rPr>
        <w:t xml:space="preserve"> of repetitions for each scenario simulated</w:t>
      </w:r>
    </w:p>
    <w:p w14:paraId="1896485E" w14:textId="2BB126C6" w:rsidR="00E9727F" w:rsidRDefault="00305BCB" w:rsidP="00E9727F">
      <w:pPr>
        <w:rPr>
          <w:lang w:val="en-US"/>
        </w:rPr>
      </w:pPr>
      <w:r w:rsidRPr="00305BCB">
        <w:rPr>
          <w:lang w:val="en-US"/>
        </w:rPr>
        <w:t xml:space="preserve">allseeds &lt;- </w:t>
      </w:r>
      <w:proofErr w:type="gramStart"/>
      <w:r w:rsidRPr="00305BCB">
        <w:rPr>
          <w:lang w:val="en-US"/>
        </w:rPr>
        <w:t>sample.int(</w:t>
      </w:r>
      <w:proofErr w:type="gramEnd"/>
      <w:r w:rsidRPr="00305BCB">
        <w:rPr>
          <w:lang w:val="en-US"/>
        </w:rPr>
        <w:t xml:space="preserve">n </w:t>
      </w:r>
      <w:proofErr w:type="gramStart"/>
      <w:r w:rsidRPr="00305BCB">
        <w:rPr>
          <w:lang w:val="en-US"/>
        </w:rPr>
        <w:t>= .</w:t>
      </w:r>
      <w:proofErr w:type="spellStart"/>
      <w:r w:rsidRPr="00305BCB">
        <w:rPr>
          <w:lang w:val="en-US"/>
        </w:rPr>
        <w:t>Machine</w:t>
      </w:r>
      <w:proofErr w:type="gramEnd"/>
      <w:r w:rsidRPr="00305BCB">
        <w:rPr>
          <w:lang w:val="en-US"/>
        </w:rPr>
        <w:t>$integer.max</w:t>
      </w:r>
      <w:proofErr w:type="spellEnd"/>
      <w:r w:rsidRPr="00305BCB">
        <w:rPr>
          <w:lang w:val="en-US"/>
        </w:rPr>
        <w:t xml:space="preserve">, size = </w:t>
      </w:r>
      <w:proofErr w:type="spellStart"/>
      <w:r w:rsidRPr="00305BCB">
        <w:rPr>
          <w:lang w:val="en-US"/>
        </w:rPr>
        <w:t>nsimAll</w:t>
      </w:r>
      <w:proofErr w:type="spellEnd"/>
      <w:r w:rsidRPr="00305BCB">
        <w:rPr>
          <w:lang w:val="en-US"/>
        </w:rPr>
        <w:t xml:space="preserve">, replace=FALSE) </w:t>
      </w:r>
    </w:p>
    <w:p w14:paraId="558FE287" w14:textId="0BF23255" w:rsidR="00BF0C3F" w:rsidRDefault="00BF0C3F" w:rsidP="00E9727F">
      <w:pPr>
        <w:rPr>
          <w:lang w:val="en-US"/>
        </w:rPr>
      </w:pPr>
      <w:r>
        <w:rPr>
          <w:lang w:val="en-US"/>
        </w:rPr>
        <w:t>```</w:t>
      </w:r>
    </w:p>
    <w:p w14:paraId="07698498" w14:textId="7EDB244F" w:rsidR="004177E7" w:rsidRPr="00E9727F" w:rsidRDefault="004177E7" w:rsidP="00E9727F">
      <w:pPr>
        <w:rPr>
          <w:lang w:val="en-US"/>
        </w:rPr>
      </w:pPr>
      <w:r w:rsidRPr="00F05649">
        <w:rPr>
          <w:lang w:val="en-US"/>
        </w:rPr>
        <w:t xml:space="preserve">Errors during models’ estimation will be caught and reported using </w:t>
      </w:r>
      <w:proofErr w:type="spellStart"/>
      <w:proofErr w:type="gramStart"/>
      <w:r w:rsidRPr="00F05649">
        <w:rPr>
          <w:lang w:val="en-US"/>
        </w:rPr>
        <w:t>tryCatch</w:t>
      </w:r>
      <w:proofErr w:type="spellEnd"/>
      <w:r w:rsidRPr="00F05649">
        <w:rPr>
          <w:lang w:val="en-US"/>
        </w:rPr>
        <w:t>(</w:t>
      </w:r>
      <w:proofErr w:type="gramEnd"/>
      <w:r w:rsidRPr="00F05649">
        <w:rPr>
          <w:lang w:val="en-US"/>
        </w:rPr>
        <w:t xml:space="preserve">) statement. They </w:t>
      </w:r>
      <w:r w:rsidR="003A34BD">
        <w:rPr>
          <w:lang w:val="en-US"/>
        </w:rPr>
        <w:t>will</w:t>
      </w:r>
      <w:r w:rsidRPr="00F05649">
        <w:rPr>
          <w:lang w:val="en-US"/>
        </w:rPr>
        <w:t xml:space="preserve"> be explored </w:t>
      </w:r>
      <w:r>
        <w:rPr>
          <w:lang w:val="en-US"/>
        </w:rPr>
        <w:t>after the end of the simulation</w:t>
      </w:r>
      <w:r w:rsidRPr="00F05649">
        <w:rPr>
          <w:lang w:val="en-US"/>
        </w:rPr>
        <w:t xml:space="preserve"> thanks to seed management. </w:t>
      </w:r>
    </w:p>
    <w:p w14:paraId="422617E3" w14:textId="2FE1AD52" w:rsidR="00E9727F" w:rsidRDefault="00E9727F" w:rsidP="00E9727F">
      <w:pPr>
        <w:pStyle w:val="Heading1"/>
      </w:pPr>
      <w:r>
        <w:t>Estimates and summary measures</w:t>
      </w:r>
    </w:p>
    <w:p w14:paraId="0AE62127" w14:textId="7C58C115" w:rsidR="00F139C2" w:rsidRDefault="00F139C2" w:rsidP="00F139C2">
      <w:pPr>
        <w:rPr>
          <w:lang w:val="en-US"/>
        </w:rPr>
      </w:pPr>
      <w:r>
        <w:rPr>
          <w:lang w:val="en-US"/>
        </w:rPr>
        <w:t xml:space="preserve">The main </w:t>
      </w:r>
      <w:proofErr w:type="spellStart"/>
      <w:r>
        <w:rPr>
          <w:lang w:val="en-US"/>
        </w:rPr>
        <w:t>estimands</w:t>
      </w:r>
      <w:proofErr w:type="spellEnd"/>
      <w:r>
        <w:rPr>
          <w:lang w:val="en-US"/>
        </w:rPr>
        <w:t xml:space="preserve"> </w:t>
      </w:r>
      <w:del w:id="13" w:author="Brice Maxime Hugues Ozenne" w:date="2026-04-29T16:22:00Z" w16du:dateUtc="2026-04-29T14:22:00Z">
        <w:r w:rsidDel="00EF080D">
          <w:rPr>
            <w:lang w:val="en-US"/>
          </w:rPr>
          <w:delText xml:space="preserve">of interest </w:delText>
        </w:r>
      </w:del>
      <w:r>
        <w:rPr>
          <w:lang w:val="en-US"/>
        </w:rPr>
        <w:t>are the breakpoints themselves, since they completely specify the trajectory. From them we can derive the clinically interesting parameters, that are: onset slope, duration of plateau (and return to normal consciousness slope, not part of this simulation since we focus on the “10” pattern).</w:t>
      </w:r>
    </w:p>
    <w:p w14:paraId="5C02E3D4" w14:textId="1770AC7A" w:rsidR="00F139C2" w:rsidRDefault="00F139C2" w:rsidP="00F139C2">
      <w:pPr>
        <w:rPr>
          <w:lang w:val="en-US"/>
        </w:rPr>
      </w:pPr>
      <w:r>
        <w:rPr>
          <w:lang w:val="en-US"/>
        </w:rPr>
        <w:t>For every model computed, we will systematically report:</w:t>
      </w:r>
    </w:p>
    <w:p w14:paraId="794CBCD7" w14:textId="0514C333" w:rsidR="00F139C2" w:rsidRDefault="00F139C2" w:rsidP="00F139C2">
      <w:pPr>
        <w:pStyle w:val="ListParagraph"/>
        <w:numPr>
          <w:ilvl w:val="0"/>
          <w:numId w:val="2"/>
        </w:numPr>
        <w:rPr>
          <w:lang w:val="en-US"/>
        </w:rPr>
      </w:pPr>
      <w:r>
        <w:rPr>
          <w:lang w:val="en-US"/>
        </w:rPr>
        <w:t>Breakpoints individual estimates</w:t>
      </w:r>
      <w:r w:rsidR="00A757A7">
        <w:rPr>
          <w:lang w:val="en-US"/>
        </w:rPr>
        <w:t xml:space="preserve"> </w:t>
      </w:r>
      <w:r>
        <w:rPr>
          <w:lang w:val="en-US"/>
        </w:rPr>
        <w:t xml:space="preserve">+ average estimate </w:t>
      </w:r>
      <w:r w:rsidR="0099478F">
        <w:rPr>
          <w:lang w:val="en-US"/>
        </w:rPr>
        <w:t xml:space="preserve">and random effect </w:t>
      </w:r>
      <w:r w:rsidR="00A757A7">
        <w:rPr>
          <w:lang w:val="en-US"/>
        </w:rPr>
        <w:t xml:space="preserve">(only </w:t>
      </w:r>
      <w:r>
        <w:rPr>
          <w:lang w:val="en-US"/>
        </w:rPr>
        <w:t>`segmented</w:t>
      </w:r>
      <w:r w:rsidR="00812A7B">
        <w:rPr>
          <w:lang w:val="en-US"/>
        </w:rPr>
        <w:t>.lme</w:t>
      </w:r>
      <w:r w:rsidR="00A757A7">
        <w:rPr>
          <w:lang w:val="en-US"/>
        </w:rPr>
        <w:t>`)</w:t>
      </w:r>
      <w:r w:rsidR="00B62F1A">
        <w:rPr>
          <w:lang w:val="en-US"/>
        </w:rPr>
        <w:t xml:space="preserve"> </w:t>
      </w:r>
    </w:p>
    <w:p w14:paraId="3938771C" w14:textId="2FEFBB63" w:rsidR="00E14F3D" w:rsidRDefault="00C75FEC" w:rsidP="00E14F3D">
      <w:pPr>
        <w:pStyle w:val="ListParagraph"/>
        <w:numPr>
          <w:ilvl w:val="0"/>
          <w:numId w:val="2"/>
        </w:numPr>
        <w:rPr>
          <w:lang w:val="en-US"/>
        </w:rPr>
      </w:pPr>
      <w:r>
        <w:rPr>
          <w:lang w:val="en-US"/>
        </w:rPr>
        <w:t xml:space="preserve">Breakpoints </w:t>
      </w:r>
      <w:r w:rsidR="00B62F1A">
        <w:rPr>
          <w:lang w:val="en-US"/>
        </w:rPr>
        <w:t>95% c</w:t>
      </w:r>
      <w:r>
        <w:rPr>
          <w:lang w:val="en-US"/>
        </w:rPr>
        <w:t>onfidence intervals and standard error</w:t>
      </w:r>
      <w:r w:rsidR="00EA5DAE">
        <w:rPr>
          <w:lang w:val="en-US"/>
        </w:rPr>
        <w:t>.</w:t>
      </w:r>
    </w:p>
    <w:p w14:paraId="072D4F51" w14:textId="5FE848B1" w:rsidR="00C75FEC" w:rsidRPr="00EA5DAE" w:rsidRDefault="00EA5DAE" w:rsidP="00EA5DAE">
      <w:pPr>
        <w:pStyle w:val="ListParagraph"/>
        <w:numPr>
          <w:ilvl w:val="0"/>
          <w:numId w:val="2"/>
        </w:numPr>
        <w:rPr>
          <w:lang w:val="en-US"/>
        </w:rPr>
      </w:pPr>
      <w:r w:rsidRPr="00EA5DAE">
        <w:rPr>
          <w:lang w:val="en-US"/>
        </w:rPr>
        <w:t>Eventual occurring errors that will be explored at the end of the simulation (convergence failure, singular convergence, others).</w:t>
      </w:r>
      <w:r>
        <w:rPr>
          <w:lang w:val="en-US"/>
        </w:rPr>
        <w:t xml:space="preserve"> </w:t>
      </w:r>
      <w:r w:rsidR="00C75FEC" w:rsidRPr="00EA5DAE">
        <w:rPr>
          <w:lang w:val="en-US"/>
        </w:rPr>
        <w:t xml:space="preserve">These errors will be </w:t>
      </w:r>
      <w:r w:rsidR="00A837B0" w:rsidRPr="00EA5DAE">
        <w:rPr>
          <w:lang w:val="en-US"/>
        </w:rPr>
        <w:t>caught</w:t>
      </w:r>
      <w:r w:rsidR="00C75FEC" w:rsidRPr="00EA5DAE">
        <w:rPr>
          <w:lang w:val="en-US"/>
        </w:rPr>
        <w:t xml:space="preserve"> with R </w:t>
      </w:r>
      <w:r w:rsidR="00074CC3" w:rsidRPr="00EA5DAE">
        <w:rPr>
          <w:lang w:val="en-US"/>
        </w:rPr>
        <w:t>`</w:t>
      </w:r>
      <w:proofErr w:type="spellStart"/>
      <w:proofErr w:type="gramStart"/>
      <w:r w:rsidR="00074CC3" w:rsidRPr="00EA5DAE">
        <w:rPr>
          <w:lang w:val="en-US"/>
        </w:rPr>
        <w:t>try</w:t>
      </w:r>
      <w:r w:rsidR="008D26CB" w:rsidRPr="00EA5DAE">
        <w:rPr>
          <w:lang w:val="en-US"/>
        </w:rPr>
        <w:t>Catch</w:t>
      </w:r>
      <w:proofErr w:type="spellEnd"/>
      <w:r w:rsidR="00074CC3" w:rsidRPr="00EA5DAE">
        <w:rPr>
          <w:lang w:val="en-US"/>
        </w:rPr>
        <w:t>(</w:t>
      </w:r>
      <w:proofErr w:type="gramEnd"/>
      <w:r w:rsidR="00074CC3" w:rsidRPr="00EA5DAE">
        <w:rPr>
          <w:lang w:val="en-US"/>
        </w:rPr>
        <w:t>)`</w:t>
      </w:r>
      <w:r w:rsidR="00C75FEC" w:rsidRPr="00EA5DAE">
        <w:rPr>
          <w:lang w:val="en-US"/>
        </w:rPr>
        <w:t xml:space="preserve"> statement, and their count and frequencies will be reported for every method and scenario tested.</w:t>
      </w:r>
    </w:p>
    <w:p w14:paraId="3355A135" w14:textId="65CB4515" w:rsidR="00BD57C9" w:rsidRDefault="00BD57C9" w:rsidP="00BD57C9">
      <w:pPr>
        <w:pStyle w:val="Heading1"/>
      </w:pPr>
      <w:r w:rsidRPr="00BD57C9">
        <w:lastRenderedPageBreak/>
        <w:t>Criteria to evaluate the performance of methods</w:t>
      </w:r>
    </w:p>
    <w:p w14:paraId="389151F8" w14:textId="5F8653BB" w:rsidR="00710066" w:rsidRDefault="007D54D0" w:rsidP="003C0B66">
      <w:pPr>
        <w:rPr>
          <w:lang w:val="en-US"/>
        </w:rPr>
      </w:pPr>
      <w:r>
        <w:rPr>
          <w:lang w:val="en-US"/>
        </w:rPr>
        <w:t xml:space="preserve">Three main criteria are of interest </w:t>
      </w:r>
      <w:r w:rsidR="0063488C">
        <w:rPr>
          <w:lang w:val="en-US"/>
        </w:rPr>
        <w:t>regarding</w:t>
      </w:r>
      <w:r>
        <w:rPr>
          <w:lang w:val="en-US"/>
        </w:rPr>
        <w:t xml:space="preserve"> the </w:t>
      </w:r>
      <w:r w:rsidR="0063488C">
        <w:rPr>
          <w:lang w:val="en-US"/>
        </w:rPr>
        <w:t>breakpoint’s</w:t>
      </w:r>
      <w:r>
        <w:rPr>
          <w:lang w:val="en-US"/>
        </w:rPr>
        <w:t xml:space="preserve"> estimation: bias, accuracy and coverage probability. </w:t>
      </w:r>
      <w:r w:rsidR="00F91EF7">
        <w:rPr>
          <w:lang w:val="en-US"/>
        </w:rPr>
        <w:t xml:space="preserve">If we </w:t>
      </w:r>
      <w:r w:rsidR="008D26CB">
        <w:rPr>
          <w:lang w:val="en-US"/>
        </w:rPr>
        <w:t>re</w:t>
      </w:r>
      <w:r w:rsidR="00F91EF7">
        <w:rPr>
          <w:lang w:val="en-US"/>
        </w:rPr>
        <w:t>use the same notation</w:t>
      </w:r>
      <w:r w:rsidR="008D26CB">
        <w:rPr>
          <w:lang w:val="en-US"/>
        </w:rPr>
        <w:t>s</w:t>
      </w:r>
      <w:r w:rsidR="00F91EF7">
        <w:rPr>
          <w:lang w:val="en-US"/>
        </w:rPr>
        <w:t xml:space="preserve"> as in Morris et al., 2017, then can define the quantity of interest and their Monte Carlo SE as follows:</w:t>
      </w:r>
    </w:p>
    <w:p w14:paraId="499DB5D9" w14:textId="77777777" w:rsidR="00F91EF7" w:rsidRDefault="00F91EF7" w:rsidP="00F91EF7">
      <w:pPr>
        <w:keepNext/>
        <w:jc w:val="center"/>
      </w:pPr>
      <w:r w:rsidRPr="00F91EF7">
        <w:rPr>
          <w:noProof/>
          <w:lang w:val="en-US"/>
        </w:rPr>
        <w:drawing>
          <wp:inline distT="0" distB="0" distL="0" distR="0" wp14:anchorId="08634599" wp14:editId="4DFBBEE8">
            <wp:extent cx="3897923" cy="2131341"/>
            <wp:effectExtent l="0" t="0" r="7620" b="2540"/>
            <wp:docPr id="162171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12236" name=""/>
                    <pic:cNvPicPr/>
                  </pic:nvPicPr>
                  <pic:blipFill>
                    <a:blip r:embed="rId13"/>
                    <a:stretch>
                      <a:fillRect/>
                    </a:stretch>
                  </pic:blipFill>
                  <pic:spPr>
                    <a:xfrm>
                      <a:off x="0" y="0"/>
                      <a:ext cx="3906452" cy="2136005"/>
                    </a:xfrm>
                    <a:prstGeom prst="rect">
                      <a:avLst/>
                    </a:prstGeom>
                  </pic:spPr>
                </pic:pic>
              </a:graphicData>
            </a:graphic>
          </wp:inline>
        </w:drawing>
      </w:r>
    </w:p>
    <w:p w14:paraId="61C1F0A4" w14:textId="7DA09751" w:rsidR="00710066" w:rsidRPr="00F91EF7" w:rsidRDefault="00F91EF7" w:rsidP="00F91EF7">
      <w:pPr>
        <w:pStyle w:val="Caption"/>
        <w:jc w:val="center"/>
        <w:rPr>
          <w:lang w:val="fr-FR"/>
        </w:rPr>
      </w:pPr>
      <w:r w:rsidRPr="00F91EF7">
        <w:rPr>
          <w:lang w:val="fr-FR"/>
        </w:rPr>
        <w:t xml:space="preserve">Figure </w:t>
      </w:r>
      <w:r w:rsidR="00EF080D">
        <w:rPr>
          <w:lang w:val="fr-FR"/>
        </w:rPr>
        <w:fldChar w:fldCharType="begin"/>
      </w:r>
      <w:r w:rsidR="00EF080D">
        <w:rPr>
          <w:lang w:val="fr-FR"/>
        </w:rPr>
        <w:instrText xml:space="preserve"> STYLEREF 1 \s </w:instrText>
      </w:r>
      <w:r w:rsidR="00EF080D">
        <w:rPr>
          <w:lang w:val="fr-FR"/>
        </w:rPr>
        <w:fldChar w:fldCharType="separate"/>
      </w:r>
      <w:r w:rsidR="00EF080D">
        <w:rPr>
          <w:noProof/>
          <w:lang w:val="fr-FR"/>
        </w:rPr>
        <w:t>8</w:t>
      </w:r>
      <w:r w:rsidR="00EF080D">
        <w:rPr>
          <w:lang w:val="fr-FR"/>
        </w:rPr>
        <w:fldChar w:fldCharType="end"/>
      </w:r>
      <w:r w:rsidR="00EF080D">
        <w:rPr>
          <w:lang w:val="fr-FR"/>
        </w:rPr>
        <w:t>.</w:t>
      </w:r>
      <w:r w:rsidR="00EF080D">
        <w:rPr>
          <w:lang w:val="fr-FR"/>
        </w:rPr>
        <w:fldChar w:fldCharType="begin"/>
      </w:r>
      <w:r w:rsidR="00EF080D">
        <w:rPr>
          <w:lang w:val="fr-FR"/>
        </w:rPr>
        <w:instrText xml:space="preserve"> SEQ Figure \* ARABIC \s 1 </w:instrText>
      </w:r>
      <w:r w:rsidR="00EF080D">
        <w:rPr>
          <w:lang w:val="fr-FR"/>
        </w:rPr>
        <w:fldChar w:fldCharType="separate"/>
      </w:r>
      <w:r w:rsidR="00EF080D">
        <w:rPr>
          <w:noProof/>
          <w:lang w:val="fr-FR"/>
        </w:rPr>
        <w:t>1</w:t>
      </w:r>
      <w:r w:rsidR="00EF080D">
        <w:rPr>
          <w:lang w:val="fr-FR"/>
        </w:rPr>
        <w:fldChar w:fldCharType="end"/>
      </w:r>
      <w:r w:rsidRPr="00F91EF7">
        <w:rPr>
          <w:lang w:val="fr-FR"/>
        </w:rPr>
        <w:t xml:space="preserve"> - Table 2 in (Morris et</w:t>
      </w:r>
      <w:r>
        <w:rPr>
          <w:lang w:val="fr-FR"/>
        </w:rPr>
        <w:t xml:space="preserve"> al., 2017</w:t>
      </w:r>
      <w:r w:rsidR="003C0B66">
        <w:rPr>
          <w:lang w:val="fr-FR"/>
        </w:rPr>
        <w:t>)</w:t>
      </w:r>
      <w:r w:rsidRPr="00F91EF7">
        <w:rPr>
          <w:lang w:val="fr-FR"/>
        </w:rPr>
        <w:t xml:space="preserve">, </w:t>
      </w:r>
      <w:proofErr w:type="gramStart"/>
      <w:r w:rsidRPr="00F91EF7">
        <w:rPr>
          <w:lang w:val="fr-FR"/>
        </w:rPr>
        <w:t>DOI:</w:t>
      </w:r>
      <w:proofErr w:type="gramEnd"/>
      <w:r w:rsidRPr="00F91EF7">
        <w:rPr>
          <w:lang w:val="fr-FR"/>
        </w:rPr>
        <w:t xml:space="preserve"> 10.1002/sim.8086</w:t>
      </w:r>
    </w:p>
    <w:p w14:paraId="13CDAB92" w14:textId="77777777" w:rsidR="00F91EF7" w:rsidRDefault="00710066" w:rsidP="00F91EF7">
      <w:pPr>
        <w:keepNext/>
        <w:jc w:val="center"/>
      </w:pPr>
      <w:r w:rsidRPr="00710066">
        <w:rPr>
          <w:noProof/>
          <w:lang w:val="en-US"/>
        </w:rPr>
        <w:drawing>
          <wp:inline distT="0" distB="0" distL="0" distR="0" wp14:anchorId="6A5D66E0" wp14:editId="3177EDAB">
            <wp:extent cx="5819518" cy="4030980"/>
            <wp:effectExtent l="0" t="0" r="0" b="7620"/>
            <wp:docPr id="161955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59243" name=""/>
                    <pic:cNvPicPr/>
                  </pic:nvPicPr>
                  <pic:blipFill>
                    <a:blip r:embed="rId14"/>
                    <a:stretch>
                      <a:fillRect/>
                    </a:stretch>
                  </pic:blipFill>
                  <pic:spPr>
                    <a:xfrm>
                      <a:off x="0" y="0"/>
                      <a:ext cx="5847851" cy="4050605"/>
                    </a:xfrm>
                    <a:prstGeom prst="rect">
                      <a:avLst/>
                    </a:prstGeom>
                  </pic:spPr>
                </pic:pic>
              </a:graphicData>
            </a:graphic>
          </wp:inline>
        </w:drawing>
      </w:r>
    </w:p>
    <w:p w14:paraId="09C79D1B" w14:textId="470B4FB3" w:rsidR="00710066" w:rsidRPr="0063488C" w:rsidRDefault="00F91EF7" w:rsidP="00F91EF7">
      <w:pPr>
        <w:pStyle w:val="Caption"/>
        <w:jc w:val="center"/>
        <w:rPr>
          <w:lang w:val="en-US"/>
        </w:rPr>
      </w:pPr>
      <w:r w:rsidRPr="003C0B66">
        <w:rPr>
          <w:lang w:val="en-US"/>
        </w:rPr>
        <w:t xml:space="preserve">Figure </w:t>
      </w:r>
      <w:r w:rsidR="00EF080D">
        <w:rPr>
          <w:lang w:val="en-US"/>
        </w:rPr>
        <w:fldChar w:fldCharType="begin"/>
      </w:r>
      <w:r w:rsidR="00EF080D">
        <w:rPr>
          <w:lang w:val="en-US"/>
        </w:rPr>
        <w:instrText xml:space="preserve"> STYLEREF 1 \s </w:instrText>
      </w:r>
      <w:r w:rsidR="00EF080D">
        <w:rPr>
          <w:lang w:val="en-US"/>
        </w:rPr>
        <w:fldChar w:fldCharType="separate"/>
      </w:r>
      <w:r w:rsidR="00EF080D">
        <w:rPr>
          <w:noProof/>
          <w:lang w:val="en-US"/>
        </w:rPr>
        <w:t>8</w:t>
      </w:r>
      <w:r w:rsidR="00EF080D">
        <w:rPr>
          <w:lang w:val="en-US"/>
        </w:rPr>
        <w:fldChar w:fldCharType="end"/>
      </w:r>
      <w:r w:rsidR="00EF080D">
        <w:rPr>
          <w:lang w:val="en-US"/>
        </w:rPr>
        <w:t>.</w:t>
      </w:r>
      <w:r w:rsidR="00EF080D">
        <w:rPr>
          <w:lang w:val="en-US"/>
        </w:rPr>
        <w:fldChar w:fldCharType="begin"/>
      </w:r>
      <w:r w:rsidR="00EF080D">
        <w:rPr>
          <w:lang w:val="en-US"/>
        </w:rPr>
        <w:instrText xml:space="preserve"> SEQ Figure \* ARABIC \s 1 </w:instrText>
      </w:r>
      <w:r w:rsidR="00EF080D">
        <w:rPr>
          <w:lang w:val="en-US"/>
        </w:rPr>
        <w:fldChar w:fldCharType="separate"/>
      </w:r>
      <w:r w:rsidR="00EF080D">
        <w:rPr>
          <w:noProof/>
          <w:lang w:val="en-US"/>
        </w:rPr>
        <w:t>2</w:t>
      </w:r>
      <w:r w:rsidR="00EF080D">
        <w:rPr>
          <w:lang w:val="en-US"/>
        </w:rPr>
        <w:fldChar w:fldCharType="end"/>
      </w:r>
      <w:r w:rsidRPr="003C0B66">
        <w:rPr>
          <w:lang w:val="en-US"/>
        </w:rPr>
        <w:t xml:space="preserve"> - Table 6 in (Morris et al., 2017</w:t>
      </w:r>
      <w:r w:rsidR="003C0B66" w:rsidRPr="003C0B66">
        <w:rPr>
          <w:lang w:val="en-US"/>
        </w:rPr>
        <w:t>)</w:t>
      </w:r>
      <w:r w:rsidRPr="003C0B66">
        <w:rPr>
          <w:lang w:val="en-US"/>
        </w:rPr>
        <w:t>, DOI: 10.1002/sim.8086</w:t>
      </w:r>
    </w:p>
    <w:p w14:paraId="2D3EE3D7" w14:textId="380CEDAD" w:rsidR="005E71A0" w:rsidRPr="00A837B0" w:rsidRDefault="00F56BA1" w:rsidP="00A837B0">
      <w:pPr>
        <w:rPr>
          <w:lang w:val="en-US"/>
        </w:rPr>
      </w:pPr>
      <w:r>
        <w:rPr>
          <w:lang w:val="en-US"/>
        </w:rPr>
        <w:t>In this table, only rejection is not of interest to us, since we do not evaluate any statistical test</w:t>
      </w:r>
      <w:r w:rsidR="00B97290">
        <w:rPr>
          <w:lang w:val="en-US"/>
        </w:rPr>
        <w:t>.</w:t>
      </w:r>
      <w:r w:rsidR="00774915">
        <w:rPr>
          <w:lang w:val="en-US"/>
        </w:rPr>
        <w:t xml:space="preserve"> </w:t>
      </w:r>
      <w:r w:rsidR="005E71A0">
        <w:rPr>
          <w:lang w:val="en-US"/>
        </w:rPr>
        <w:t>In our case,  </w:t>
      </w:r>
      <m:oMath>
        <m:acc>
          <m:accPr>
            <m:ctrlPr>
              <w:rPr>
                <w:rFonts w:ascii="Cambria Math" w:hAnsi="Cambria Math"/>
                <w:i/>
                <w:lang w:val="en-US"/>
              </w:rPr>
            </m:ctrlPr>
          </m:accPr>
          <m:e>
            <m:r>
              <w:rPr>
                <w:rFonts w:ascii="Cambria Math" w:hAnsi="Cambria Math"/>
                <w:lang w:val="en-US"/>
              </w:rPr>
              <m:t>θ</m:t>
            </m:r>
            <m:ctrlPr>
              <w:rPr>
                <w:rFonts w:ascii="Cambria Math" w:eastAsiaTheme="minorEastAsia" w:hAnsi="Cambria Math"/>
                <w:i/>
                <w:lang w:val="en-US"/>
              </w:rPr>
            </m:ctrlPr>
          </m:e>
        </m:acc>
      </m:oMath>
      <w:r w:rsidR="005E71A0">
        <w:rPr>
          <w:rFonts w:eastAsiaTheme="minorEastAsia"/>
          <w:lang w:val="en-US"/>
        </w:rPr>
        <w:t xml:space="preserve"> is the breakpoint time coordinate and has two components. The </w:t>
      </w:r>
      <w:r w:rsidR="005E71A0">
        <w:rPr>
          <w:rFonts w:eastAsiaTheme="minorEastAsia"/>
          <w:lang w:val="en-US"/>
        </w:rPr>
        <w:lastRenderedPageBreak/>
        <w:t xml:space="preserve">associated variability is </w:t>
      </w:r>
      <m:oMath>
        <m:rad>
          <m:radPr>
            <m:degHide m:val="1"/>
            <m:ctrlPr>
              <w:rPr>
                <w:rFonts w:ascii="Cambria Math" w:eastAsiaTheme="minorEastAsia" w:hAnsi="Cambria Math"/>
                <w:i/>
                <w:lang w:val="en-US"/>
              </w:rPr>
            </m:ctrlPr>
          </m:radPr>
          <m:deg>
            <m:ctrlPr>
              <w:rPr>
                <w:rFonts w:ascii="Cambria Math" w:hAnsi="Cambria Math"/>
                <w:i/>
                <w:lang w:val="en-US"/>
              </w:rPr>
            </m:ctrlPr>
          </m:deg>
          <m:e>
            <m:r>
              <w:rPr>
                <w:rFonts w:ascii="Cambria Math" w:eastAsiaTheme="minorEastAsia" w:hAnsi="Cambria Math"/>
                <w:lang w:val="en-US"/>
              </w:rPr>
              <m:t>Var(</m:t>
            </m:r>
            <m:acc>
              <m:accPr>
                <m:ctrlPr>
                  <w:rPr>
                    <w:rFonts w:ascii="Cambria Math" w:eastAsiaTheme="minorEastAsia" w:hAnsi="Cambria Math"/>
                    <w:i/>
                    <w:lang w:val="en-US"/>
                  </w:rPr>
                </m:ctrlPr>
              </m:accPr>
              <m:e>
                <m:r>
                  <w:rPr>
                    <w:rFonts w:ascii="Cambria Math" w:eastAsiaTheme="minorEastAsia" w:hAnsi="Cambria Math"/>
                    <w:lang w:val="en-US"/>
                  </w:rPr>
                  <m:t>θ</m:t>
                </m:r>
              </m:e>
            </m:acc>
            <m:r>
              <w:rPr>
                <w:rFonts w:ascii="Cambria Math" w:eastAsiaTheme="minorEastAsia" w:hAnsi="Cambria Math"/>
                <w:lang w:val="en-US"/>
              </w:rPr>
              <m:t>)</m:t>
            </m:r>
          </m:e>
        </m:rad>
      </m:oMath>
      <w:r w:rsidR="005E71A0">
        <w:rPr>
          <w:rFonts w:eastAsiaTheme="minorEastAsia"/>
          <w:lang w:val="en-US"/>
        </w:rPr>
        <w:t>. The SDI scale coordinate of breakpoint is of</w:t>
      </w:r>
      <w:r w:rsidR="006512FC">
        <w:rPr>
          <w:rFonts w:eastAsiaTheme="minorEastAsia"/>
          <w:lang w:val="en-US"/>
        </w:rPr>
        <w:t xml:space="preserve"> slightly</w:t>
      </w:r>
      <w:r w:rsidR="005E71A0">
        <w:rPr>
          <w:rFonts w:eastAsiaTheme="minorEastAsia"/>
          <w:lang w:val="en-US"/>
        </w:rPr>
        <w:t xml:space="preserve"> lesser interest to us, since it is not directly estimated by the methods</w:t>
      </w:r>
      <w:r w:rsidR="006512FC">
        <w:rPr>
          <w:rFonts w:eastAsiaTheme="minorEastAsia"/>
          <w:lang w:val="en-US"/>
        </w:rPr>
        <w:t>, even though one could argue that this component is critical for deriving slopes, which are the clinically relevant parameters</w:t>
      </w:r>
      <w:r w:rsidR="005E71A0">
        <w:rPr>
          <w:rFonts w:eastAsiaTheme="minorEastAsia"/>
          <w:lang w:val="en-US"/>
        </w:rPr>
        <w:t>.</w:t>
      </w:r>
    </w:p>
    <w:p w14:paraId="21F4545B" w14:textId="24533E56" w:rsidR="00BD57C9" w:rsidRDefault="00BD57C9" w:rsidP="00BD57C9">
      <w:pPr>
        <w:pStyle w:val="Heading1"/>
      </w:pPr>
      <w:r>
        <w:t>Presentation of the simulation results</w:t>
      </w:r>
    </w:p>
    <w:p w14:paraId="35DD705A" w14:textId="60E9D5C7" w:rsidR="009D5F67" w:rsidRPr="009D5F67" w:rsidRDefault="009D5F67" w:rsidP="004177E7">
      <w:pPr>
        <w:pStyle w:val="Heading2"/>
        <w:rPr>
          <w:lang w:val="en-US"/>
        </w:rPr>
      </w:pPr>
      <w:bookmarkStart w:id="14" w:name="_Simulation_results"/>
      <w:bookmarkEnd w:id="14"/>
      <w:r>
        <w:rPr>
          <w:lang w:val="en-US"/>
        </w:rPr>
        <w:t>Missing values</w:t>
      </w:r>
    </w:p>
    <w:p w14:paraId="773588AE" w14:textId="275BDDA4" w:rsidR="00B70D7B" w:rsidRDefault="00BF0C3F" w:rsidP="00BF0C3F">
      <w:pPr>
        <w:rPr>
          <w:lang w:val="en-US"/>
        </w:rPr>
      </w:pPr>
      <w:r>
        <w:rPr>
          <w:lang w:val="en-US"/>
        </w:rPr>
        <w:t>The number of missing values (</w:t>
      </w:r>
      <w:r w:rsidRPr="007A70D6">
        <w:rPr>
          <w:lang w:val="en-US"/>
        </w:rPr>
        <w:t xml:space="preserve">for example due to nonconvergence), </w:t>
      </w:r>
      <w:r>
        <w:rPr>
          <w:lang w:val="en-US"/>
        </w:rPr>
        <w:t xml:space="preserve">will be </w:t>
      </w:r>
      <w:r w:rsidRPr="007A70D6">
        <w:rPr>
          <w:lang w:val="en-US"/>
        </w:rPr>
        <w:t xml:space="preserve">the first </w:t>
      </w:r>
      <w:r>
        <w:rPr>
          <w:lang w:val="en-US"/>
        </w:rPr>
        <w:t xml:space="preserve">assessed </w:t>
      </w:r>
      <w:r w:rsidRPr="007A70D6">
        <w:rPr>
          <w:lang w:val="en-US"/>
        </w:rPr>
        <w:t>performance measure</w:t>
      </w:r>
      <w:r>
        <w:rPr>
          <w:lang w:val="en-US"/>
        </w:rPr>
        <w:t>. These may happen for several reasons, especially during the computation of statistical methods</w:t>
      </w:r>
      <w:r w:rsidR="009D5F67">
        <w:rPr>
          <w:lang w:val="en-US"/>
        </w:rPr>
        <w:t>, and likely not completely at random</w:t>
      </w:r>
      <w:r w:rsidR="00774915">
        <w:rPr>
          <w:lang w:val="en-US"/>
        </w:rPr>
        <w:t>.</w:t>
      </w:r>
      <w:r w:rsidR="00226B42">
        <w:rPr>
          <w:lang w:val="en-US"/>
        </w:rPr>
        <w:t xml:space="preserve"> </w:t>
      </w:r>
      <w:r w:rsidR="009D5F67">
        <w:rPr>
          <w:lang w:val="en-US"/>
        </w:rPr>
        <w:t xml:space="preserve">Data produced under repetitions for which one of the methods returns a </w:t>
      </w:r>
      <w:r w:rsidR="00B70D7B">
        <w:rPr>
          <w:lang w:val="en-US"/>
        </w:rPr>
        <w:t>missing estimate</w:t>
      </w:r>
      <w:r w:rsidR="009D5F67">
        <w:rPr>
          <w:lang w:val="en-US"/>
        </w:rPr>
        <w:t xml:space="preserve"> will be </w:t>
      </w:r>
      <w:r w:rsidR="00B70D7B">
        <w:rPr>
          <w:lang w:val="en-US"/>
        </w:rPr>
        <w:t>explored to try to understand why it happened. Reasons found will be reported in a table.</w:t>
      </w:r>
      <w:r w:rsidR="00D07CF3">
        <w:rPr>
          <w:lang w:val="en-US"/>
        </w:rPr>
        <w:t xml:space="preserve"> </w:t>
      </w:r>
      <w:r w:rsidR="00B70D7B">
        <w:rPr>
          <w:lang w:val="en-US"/>
        </w:rPr>
        <w:t>If a meaningful proportion of estimates is missing (</w:t>
      </w:r>
      <w:r w:rsidR="00B70D7B" w:rsidRPr="00BB490E">
        <w:rPr>
          <w:lang w:val="en-US"/>
        </w:rPr>
        <w:t>5%</w:t>
      </w:r>
      <w:r w:rsidR="00B70D7B">
        <w:rPr>
          <w:lang w:val="en-US"/>
        </w:rPr>
        <w:t xml:space="preserve"> for us</w:t>
      </w:r>
      <w:r w:rsidR="00BB490E">
        <w:rPr>
          <w:lang w:val="en-US"/>
        </w:rPr>
        <w:t xml:space="preserve">, threshold allocated in derivation of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sim</m:t>
            </m:r>
          </m:sub>
        </m:sSub>
      </m:oMath>
      <w:r w:rsidR="00B70D7B">
        <w:rPr>
          <w:lang w:val="en-US"/>
        </w:rPr>
        <w:t>)</w:t>
      </w:r>
      <w:r w:rsidR="00226B42">
        <w:rPr>
          <w:lang w:val="en-US"/>
        </w:rPr>
        <w:t>,</w:t>
      </w:r>
      <w:r w:rsidR="00D07CF3">
        <w:rPr>
          <w:lang w:val="en-US"/>
        </w:rPr>
        <w:t xml:space="preserve"> it could impact estimated performance.</w:t>
      </w:r>
      <w:r w:rsidR="00226B42">
        <w:rPr>
          <w:lang w:val="en-US"/>
        </w:rPr>
        <w:t xml:space="preserve"> In such a case, extending the simulation study to increase the number of repetitions will be considered.</w:t>
      </w:r>
    </w:p>
    <w:p w14:paraId="73A802A5" w14:textId="2985B39E" w:rsidR="00B70D7B" w:rsidRDefault="00D07CF3" w:rsidP="004177E7">
      <w:pPr>
        <w:pStyle w:val="Heading2"/>
        <w:rPr>
          <w:lang w:val="en-US"/>
        </w:rPr>
      </w:pPr>
      <w:r>
        <w:rPr>
          <w:lang w:val="en-US"/>
        </w:rPr>
        <w:t>Graphical exploratory analysis</w:t>
      </w:r>
    </w:p>
    <w:p w14:paraId="3D356679" w14:textId="0A529ED2" w:rsidR="00D07CF3" w:rsidRDefault="00D07CF3" w:rsidP="00D07CF3">
      <w:pPr>
        <w:rPr>
          <w:lang w:val="en-US"/>
        </w:rPr>
      </w:pPr>
      <w:r>
        <w:rPr>
          <w:lang w:val="en-US"/>
        </w:rPr>
        <w:t>Before undertaking formal analysis of the performance measurements, graphical exploratory analysis will be helpful in assessing some characteristic</w:t>
      </w:r>
      <w:r w:rsidR="00BB490E">
        <w:rPr>
          <w:lang w:val="en-US"/>
        </w:rPr>
        <w:t>s</w:t>
      </w:r>
      <w:r>
        <w:rPr>
          <w:lang w:val="en-US"/>
        </w:rPr>
        <w:t xml:space="preserve"> of the simulated datasets, namely:</w:t>
      </w:r>
    </w:p>
    <w:p w14:paraId="5F322459" w14:textId="18843399" w:rsidR="00D07CF3" w:rsidRPr="00BB490E" w:rsidRDefault="00D07CF3" w:rsidP="00BB490E">
      <w:pPr>
        <w:pStyle w:val="ListParagraph"/>
        <w:numPr>
          <w:ilvl w:val="0"/>
          <w:numId w:val="8"/>
        </w:numPr>
        <w:rPr>
          <w:lang w:val="en-US"/>
        </w:rPr>
      </w:pPr>
      <w:r>
        <w:rPr>
          <w:lang w:val="en-US"/>
        </w:rPr>
        <w:t xml:space="preserve">The </w:t>
      </w:r>
      <w:r w:rsidRPr="00010051">
        <w:rPr>
          <w:u w:val="single"/>
          <w:lang w:val="en-US"/>
        </w:rPr>
        <w:t>distribution</w:t>
      </w:r>
      <w:r w:rsidRPr="00747A8E">
        <w:rPr>
          <w:lang w:val="en-US"/>
        </w:rPr>
        <w:t xml:space="preserve"> </w:t>
      </w:r>
      <w:r w:rsidR="00FB609C" w:rsidRPr="00747A8E">
        <w:rPr>
          <w:lang w:val="en-US"/>
        </w:rPr>
        <w:t>of </w:t>
      </w:r>
      <m:oMath>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e>
        </m:acc>
      </m:oMath>
      <w:r w:rsidR="00FB609C" w:rsidRPr="00747A8E">
        <w:rPr>
          <w:lang w:val="en-US"/>
        </w:rPr>
        <w:t xml:space="preserve"> and </w:t>
      </w:r>
      <w:r w:rsidR="00FB609C">
        <w:rPr>
          <w:lang w:val="en-US"/>
        </w:rPr>
        <w:t> </w:t>
      </w:r>
      <m:oMath>
        <m:acc>
          <m:accPr>
            <m:ctrlPr>
              <w:rPr>
                <w:rFonts w:ascii="Cambria Math" w:eastAsiaTheme="minorEastAsia" w:hAnsi="Cambria Math"/>
                <w:i/>
                <w:lang w:val="en-US"/>
              </w:rPr>
            </m:ctrlPr>
          </m:accPr>
          <m:e>
            <m:r>
              <w:rPr>
                <w:rFonts w:ascii="Cambria Math" w:eastAsiaTheme="minorEastAsia" w:hAnsi="Cambria Math"/>
                <w:lang w:val="en-US"/>
              </w:rPr>
              <m:t>SE</m:t>
            </m:r>
            <m:ctrlPr>
              <w:rPr>
                <w:rFonts w:ascii="Cambria Math" w:hAnsi="Cambria Math"/>
                <w:i/>
                <w:lang w:val="en-US"/>
              </w:rPr>
            </m:ctrlPr>
          </m:e>
        </m:acc>
        <m:r>
          <w:rPr>
            <w:rFonts w:ascii="Cambria Math" w:hAnsi="Cambria Math"/>
            <w:lang w:val="en-US"/>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e>
        </m:acc>
        <m:r>
          <w:rPr>
            <w:rFonts w:ascii="Cambria Math" w:hAnsi="Cambria Math"/>
            <w:lang w:val="en-US"/>
          </w:rPr>
          <m:t>)</m:t>
        </m:r>
      </m:oMath>
      <w:r w:rsidR="00FB609C">
        <w:rPr>
          <w:rFonts w:eastAsiaTheme="minorEastAsia"/>
          <w:lang w:val="en-US"/>
        </w:rPr>
        <w:t xml:space="preserve"> </w:t>
      </w:r>
      <w:r>
        <w:rPr>
          <w:lang w:val="en-US"/>
        </w:rPr>
        <w:t xml:space="preserve">with a univariate plot for each data-generating </w:t>
      </w:r>
      <w:r w:rsidR="00BB490E">
        <w:rPr>
          <w:lang w:val="en-US"/>
        </w:rPr>
        <w:t>model</w:t>
      </w:r>
      <w:r w:rsidRPr="00BB490E">
        <w:rPr>
          <w:lang w:val="en-US"/>
        </w:rPr>
        <w:t xml:space="preserve"> and method.</w:t>
      </w:r>
    </w:p>
    <w:p w14:paraId="063464CC" w14:textId="11C27B60" w:rsidR="00D07CF3" w:rsidRDefault="00D07CF3" w:rsidP="00D07CF3">
      <w:pPr>
        <w:pStyle w:val="ListParagraph"/>
        <w:numPr>
          <w:ilvl w:val="0"/>
          <w:numId w:val="8"/>
        </w:numPr>
        <w:rPr>
          <w:lang w:val="en-US"/>
        </w:rPr>
      </w:pPr>
      <w:commentRangeStart w:id="15"/>
      <w:r w:rsidRPr="00A672D5">
        <w:rPr>
          <w:u w:val="single"/>
          <w:lang w:val="en-US"/>
        </w:rPr>
        <w:t>Bivariate outliers</w:t>
      </w:r>
      <w:r>
        <w:rPr>
          <w:lang w:val="en-US"/>
        </w:rPr>
        <w:t xml:space="preserve">, with a bivariate plot of </w:t>
      </w:r>
      <m:oMath>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e>
        </m:acc>
      </m:oMath>
      <w:r w:rsidR="00010051">
        <w:rPr>
          <w:lang w:val="en-US"/>
        </w:rPr>
        <w:t xml:space="preserve"> </w:t>
      </w:r>
      <w:r w:rsidR="00C96EA9">
        <w:rPr>
          <w:lang w:val="en-US"/>
        </w:rPr>
        <w:t>vs</w:t>
      </w:r>
      <w:r>
        <w:rPr>
          <w:lang w:val="en-US"/>
        </w:rPr>
        <w:t xml:space="preserve"> </w:t>
      </w:r>
      <m:oMath>
        <m:acc>
          <m:accPr>
            <m:ctrlPr>
              <w:rPr>
                <w:rFonts w:ascii="Cambria Math" w:eastAsiaTheme="minorEastAsia" w:hAnsi="Cambria Math"/>
                <w:i/>
                <w:lang w:val="en-US"/>
              </w:rPr>
            </m:ctrlPr>
          </m:accPr>
          <m:e>
            <m:r>
              <w:rPr>
                <w:rFonts w:ascii="Cambria Math" w:eastAsiaTheme="minorEastAsia" w:hAnsi="Cambria Math"/>
                <w:lang w:val="en-US"/>
              </w:rPr>
              <m:t>SE</m:t>
            </m:r>
            <m:ctrlPr>
              <w:rPr>
                <w:rFonts w:ascii="Cambria Math" w:hAnsi="Cambria Math"/>
                <w:i/>
                <w:lang w:val="en-US"/>
              </w:rPr>
            </m:ctrlPr>
          </m:e>
        </m:acc>
        <m:r>
          <w:rPr>
            <w:rFonts w:ascii="Cambria Math" w:hAnsi="Cambria Math"/>
            <w:lang w:val="en-US"/>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e>
        </m:acc>
        <m:r>
          <w:rPr>
            <w:rFonts w:ascii="Cambria Math" w:hAnsi="Cambria Math"/>
            <w:lang w:val="en-US"/>
          </w:rPr>
          <m:t>)</m:t>
        </m:r>
      </m:oMath>
      <w:r w:rsidR="00010051">
        <w:rPr>
          <w:rFonts w:eastAsiaTheme="minorEastAsia"/>
          <w:lang w:val="en-US"/>
        </w:rPr>
        <w:t xml:space="preserve"> </w:t>
      </w:r>
      <w:r>
        <w:rPr>
          <w:lang w:val="en-US"/>
        </w:rPr>
        <w:t xml:space="preserve">for each data-generating </w:t>
      </w:r>
      <w:r w:rsidR="00BB490E">
        <w:rPr>
          <w:lang w:val="en-US"/>
        </w:rPr>
        <w:t>model</w:t>
      </w:r>
      <w:r>
        <w:rPr>
          <w:lang w:val="en-US"/>
        </w:rPr>
        <w:t xml:space="preserve"> and method.</w:t>
      </w:r>
      <w:commentRangeEnd w:id="15"/>
      <w:r w:rsidR="004D3FE0">
        <w:rPr>
          <w:rStyle w:val="CommentReference"/>
          <w:sz w:val="24"/>
          <w:szCs w:val="24"/>
          <w:lang w:val="en-US"/>
        </w:rPr>
        <w:commentReference w:id="15"/>
      </w:r>
    </w:p>
    <w:p w14:paraId="14F4CD86" w14:textId="0322451A" w:rsidR="00A672D5" w:rsidRDefault="00A672D5" w:rsidP="001B37C8">
      <w:pPr>
        <w:pStyle w:val="ListParagraph"/>
        <w:numPr>
          <w:ilvl w:val="0"/>
          <w:numId w:val="8"/>
        </w:numPr>
        <w:rPr>
          <w:lang w:val="en-US"/>
        </w:rPr>
      </w:pPr>
      <w:r w:rsidRPr="00A672D5">
        <w:rPr>
          <w:u w:val="single"/>
          <w:lang w:val="en-US"/>
        </w:rPr>
        <w:t>Correlation between methods and systematic difference</w:t>
      </w:r>
      <w:r>
        <w:rPr>
          <w:u w:val="single"/>
          <w:lang w:val="en-US"/>
        </w:rPr>
        <w:t>s</w:t>
      </w:r>
      <w:r>
        <w:rPr>
          <w:lang w:val="en-US"/>
        </w:rPr>
        <w:t xml:space="preserve"> with a bivariate plot of </w:t>
      </w:r>
      <m:oMath>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e>
        </m:acc>
      </m:oMath>
      <w:r>
        <w:rPr>
          <w:lang w:val="en-US"/>
        </w:rPr>
        <w:t xml:space="preserve"> </w:t>
      </w:r>
      <w:del w:id="16" w:author="Brice Maxime Hugues Ozenne" w:date="2026-04-29T16:43:00Z" w16du:dateUtc="2026-04-29T14:43:00Z">
        <w:r w:rsidDel="004D3FE0">
          <w:rPr>
            <w:lang w:val="en-US"/>
          </w:rPr>
          <w:delText>and</w:delText>
        </w:r>
        <w:r w:rsidR="00010051" w:rsidDel="004D3FE0">
          <w:rPr>
            <w:rFonts w:eastAsiaTheme="minorEastAsia"/>
            <w:lang w:val="en-US"/>
          </w:rPr>
          <w:delText xml:space="preserve"> </w:delText>
        </w:r>
      </w:del>
      <m:oMath>
        <m:acc>
          <m:accPr>
            <m:ctrlPr>
              <w:del w:id="17" w:author="Brice Maxime Hugues Ozenne" w:date="2026-04-29T16:43:00Z" w16du:dateUtc="2026-04-29T14:43:00Z">
                <w:rPr>
                  <w:rFonts w:ascii="Cambria Math" w:eastAsiaTheme="minorEastAsia" w:hAnsi="Cambria Math"/>
                  <w:i/>
                  <w:lang w:val="en-US"/>
                </w:rPr>
              </w:del>
            </m:ctrlPr>
          </m:accPr>
          <m:e>
            <m:r>
              <w:del w:id="18" w:author="Brice Maxime Hugues Ozenne" w:date="2026-04-29T16:43:00Z" w16du:dateUtc="2026-04-29T14:43:00Z">
                <w:rPr>
                  <w:rFonts w:ascii="Cambria Math" w:eastAsiaTheme="minorEastAsia" w:hAnsi="Cambria Math"/>
                  <w:lang w:val="en-US"/>
                </w:rPr>
                <m:t>SE</m:t>
              </w:del>
            </m:r>
            <m:ctrlPr>
              <w:del w:id="19" w:author="Brice Maxime Hugues Ozenne" w:date="2026-04-29T16:43:00Z" w16du:dateUtc="2026-04-29T14:43:00Z">
                <w:rPr>
                  <w:rFonts w:ascii="Cambria Math" w:hAnsi="Cambria Math"/>
                  <w:i/>
                  <w:lang w:val="en-US"/>
                </w:rPr>
              </w:del>
            </m:ctrlPr>
          </m:e>
        </m:acc>
        <m:r>
          <w:del w:id="20" w:author="Brice Maxime Hugues Ozenne" w:date="2026-04-29T16:43:00Z" w16du:dateUtc="2026-04-29T14:43:00Z">
            <w:rPr>
              <w:rFonts w:ascii="Cambria Math" w:hAnsi="Cambria Math"/>
              <w:lang w:val="en-US"/>
            </w:rPr>
            <m:t>(</m:t>
          </w:del>
        </m:r>
        <m:acc>
          <m:accPr>
            <m:ctrlPr>
              <w:del w:id="21" w:author="Brice Maxime Hugues Ozenne" w:date="2026-04-29T16:43:00Z" w16du:dateUtc="2026-04-29T14:43:00Z">
                <w:rPr>
                  <w:rFonts w:ascii="Cambria Math" w:hAnsi="Cambria Math"/>
                  <w:i/>
                  <w:lang w:val="en-US"/>
                </w:rPr>
              </w:del>
            </m:ctrlPr>
          </m:accPr>
          <m:e>
            <m:sSub>
              <m:sSubPr>
                <m:ctrlPr>
                  <w:del w:id="22" w:author="Brice Maxime Hugues Ozenne" w:date="2026-04-29T16:43:00Z" w16du:dateUtc="2026-04-29T14:43:00Z">
                    <w:rPr>
                      <w:rFonts w:ascii="Cambria Math" w:hAnsi="Cambria Math"/>
                      <w:i/>
                      <w:lang w:val="en-US"/>
                    </w:rPr>
                  </w:del>
                </m:ctrlPr>
              </m:sSubPr>
              <m:e>
                <m:r>
                  <w:del w:id="23" w:author="Brice Maxime Hugues Ozenne" w:date="2026-04-29T16:43:00Z" w16du:dateUtc="2026-04-29T14:43:00Z">
                    <w:rPr>
                      <w:rFonts w:ascii="Cambria Math" w:hAnsi="Cambria Math"/>
                      <w:lang w:val="en-US"/>
                    </w:rPr>
                    <m:t>θ</m:t>
                  </w:del>
                </m:r>
              </m:e>
              <m:sub>
                <m:r>
                  <w:del w:id="24" w:author="Brice Maxime Hugues Ozenne" w:date="2026-04-29T16:43:00Z" w16du:dateUtc="2026-04-29T14:43:00Z">
                    <w:rPr>
                      <w:rFonts w:ascii="Cambria Math" w:hAnsi="Cambria Math"/>
                      <w:lang w:val="en-US"/>
                    </w:rPr>
                    <m:t>i</m:t>
                  </w:del>
                </m:r>
              </m:sub>
            </m:sSub>
          </m:e>
        </m:acc>
        <m:r>
          <w:del w:id="25" w:author="Brice Maxime Hugues Ozenne" w:date="2026-04-29T16:43:00Z" w16du:dateUtc="2026-04-29T14:43:00Z">
            <w:rPr>
              <w:rFonts w:ascii="Cambria Math" w:hAnsi="Cambria Math"/>
              <w:lang w:val="en-US"/>
            </w:rPr>
            <m:t>)</m:t>
          </w:del>
        </m:r>
      </m:oMath>
      <w:del w:id="26" w:author="Brice Maxime Hugues Ozenne" w:date="2026-04-29T16:43:00Z" w16du:dateUtc="2026-04-29T14:43:00Z">
        <w:r w:rsidR="00010051" w:rsidDel="004D3FE0">
          <w:rPr>
            <w:rFonts w:eastAsiaTheme="minorEastAsia"/>
            <w:lang w:val="en-US"/>
          </w:rPr>
          <w:delText xml:space="preserve"> </w:delText>
        </w:r>
      </w:del>
      <w:r>
        <w:rPr>
          <w:lang w:val="en-US"/>
        </w:rPr>
        <w:t>for both methods.</w:t>
      </w:r>
    </w:p>
    <w:p w14:paraId="45EAFC45" w14:textId="4E996662" w:rsidR="00FB609C" w:rsidRPr="00FB609C" w:rsidRDefault="00226B42" w:rsidP="00FB609C">
      <w:pPr>
        <w:pStyle w:val="ListParagraph"/>
        <w:numPr>
          <w:ilvl w:val="0"/>
          <w:numId w:val="8"/>
        </w:numPr>
        <w:rPr>
          <w:lang w:val="en-US"/>
        </w:rPr>
      </w:pPr>
      <w:commentRangeStart w:id="27"/>
      <w:r>
        <w:rPr>
          <w:u w:val="single"/>
          <w:lang w:val="en-US"/>
        </w:rPr>
        <w:t>Agreement between methods and real parameters</w:t>
      </w:r>
      <w:r>
        <w:rPr>
          <w:lang w:val="en-US"/>
        </w:rPr>
        <w:t xml:space="preserve"> with the limits-of-agreement</w:t>
      </w:r>
      <w:r w:rsidR="00FB609C" w:rsidRPr="00FB609C">
        <w:rPr>
          <w:lang w:val="en-US"/>
        </w:rPr>
        <w:t xml:space="preserve"> (or Bland-Altmann) plot</w:t>
      </w:r>
      <w:r w:rsidR="00C3713D">
        <w:rPr>
          <w:lang w:val="en-US"/>
        </w:rPr>
        <w:t xml:space="preserve"> for each method</w:t>
      </w:r>
      <w:r>
        <w:rPr>
          <w:lang w:val="en-US"/>
        </w:rPr>
        <w:t>. C</w:t>
      </w:r>
      <w:r w:rsidR="00FB609C">
        <w:rPr>
          <w:lang w:val="en-US"/>
        </w:rPr>
        <w:t xml:space="preserve">omparator </w:t>
      </w:r>
      <w:r>
        <w:rPr>
          <w:lang w:val="en-US"/>
        </w:rPr>
        <w:t xml:space="preserve">will be the </w:t>
      </w:r>
      <w:r w:rsidR="00FB609C">
        <w:rPr>
          <w:lang w:val="en-US"/>
        </w:rPr>
        <w:t xml:space="preserve">true values of the parameter for </w:t>
      </w:r>
      <m:oMath>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e>
        </m:acc>
      </m:oMath>
      <w:r w:rsidR="00FB609C" w:rsidRPr="00747A8E">
        <w:rPr>
          <w:lang w:val="en-US"/>
        </w:rPr>
        <w:t xml:space="preserve"> </w:t>
      </w:r>
      <w:del w:id="28" w:author="Brice Maxime Hugues Ozenne" w:date="2026-04-29T16:44:00Z" w16du:dateUtc="2026-04-29T14:44:00Z">
        <w:r w:rsidR="00FB609C" w:rsidRPr="00747A8E" w:rsidDel="004D3FE0">
          <w:rPr>
            <w:lang w:val="en-US"/>
          </w:rPr>
          <w:delText xml:space="preserve">and </w:delText>
        </w:r>
        <w:r w:rsidR="00FB609C" w:rsidDel="004D3FE0">
          <w:rPr>
            <w:lang w:val="en-US"/>
          </w:rPr>
          <w:delText> </w:delText>
        </w:r>
      </w:del>
      <m:oMath>
        <m:acc>
          <m:accPr>
            <m:ctrlPr>
              <w:del w:id="29" w:author="Brice Maxime Hugues Ozenne" w:date="2026-04-29T16:44:00Z" w16du:dateUtc="2026-04-29T14:44:00Z">
                <w:rPr>
                  <w:rFonts w:ascii="Cambria Math" w:eastAsiaTheme="minorEastAsia" w:hAnsi="Cambria Math"/>
                  <w:i/>
                  <w:lang w:val="en-US"/>
                </w:rPr>
              </w:del>
            </m:ctrlPr>
          </m:accPr>
          <m:e>
            <m:r>
              <w:del w:id="30" w:author="Brice Maxime Hugues Ozenne" w:date="2026-04-29T16:44:00Z" w16du:dateUtc="2026-04-29T14:44:00Z">
                <w:rPr>
                  <w:rFonts w:ascii="Cambria Math" w:eastAsiaTheme="minorEastAsia" w:hAnsi="Cambria Math"/>
                  <w:lang w:val="en-US"/>
                </w:rPr>
                <m:t>SE</m:t>
              </w:del>
            </m:r>
            <m:ctrlPr>
              <w:del w:id="31" w:author="Brice Maxime Hugues Ozenne" w:date="2026-04-29T16:44:00Z" w16du:dateUtc="2026-04-29T14:44:00Z">
                <w:rPr>
                  <w:rFonts w:ascii="Cambria Math" w:hAnsi="Cambria Math"/>
                  <w:i/>
                  <w:lang w:val="en-US"/>
                </w:rPr>
              </w:del>
            </m:ctrlPr>
          </m:e>
        </m:acc>
        <m:r>
          <w:del w:id="32" w:author="Brice Maxime Hugues Ozenne" w:date="2026-04-29T16:44:00Z" w16du:dateUtc="2026-04-29T14:44:00Z">
            <w:rPr>
              <w:rFonts w:ascii="Cambria Math" w:hAnsi="Cambria Math"/>
              <w:lang w:val="en-US"/>
            </w:rPr>
            <m:t>(</m:t>
          </w:del>
        </m:r>
        <m:acc>
          <m:accPr>
            <m:ctrlPr>
              <w:del w:id="33" w:author="Brice Maxime Hugues Ozenne" w:date="2026-04-29T16:44:00Z" w16du:dateUtc="2026-04-29T14:44:00Z">
                <w:rPr>
                  <w:rFonts w:ascii="Cambria Math" w:hAnsi="Cambria Math"/>
                  <w:i/>
                  <w:lang w:val="en-US"/>
                </w:rPr>
              </w:del>
            </m:ctrlPr>
          </m:accPr>
          <m:e>
            <m:sSub>
              <m:sSubPr>
                <m:ctrlPr>
                  <w:del w:id="34" w:author="Brice Maxime Hugues Ozenne" w:date="2026-04-29T16:44:00Z" w16du:dateUtc="2026-04-29T14:44:00Z">
                    <w:rPr>
                      <w:rFonts w:ascii="Cambria Math" w:hAnsi="Cambria Math"/>
                      <w:i/>
                      <w:lang w:val="en-US"/>
                    </w:rPr>
                  </w:del>
                </m:ctrlPr>
              </m:sSubPr>
              <m:e>
                <m:r>
                  <w:del w:id="35" w:author="Brice Maxime Hugues Ozenne" w:date="2026-04-29T16:44:00Z" w16du:dateUtc="2026-04-29T14:44:00Z">
                    <w:rPr>
                      <w:rFonts w:ascii="Cambria Math" w:hAnsi="Cambria Math"/>
                      <w:lang w:val="en-US"/>
                    </w:rPr>
                    <m:t>θ</m:t>
                  </w:del>
                </m:r>
              </m:e>
              <m:sub>
                <m:r>
                  <w:del w:id="36" w:author="Brice Maxime Hugues Ozenne" w:date="2026-04-29T16:44:00Z" w16du:dateUtc="2026-04-29T14:44:00Z">
                    <w:rPr>
                      <w:rFonts w:ascii="Cambria Math" w:hAnsi="Cambria Math"/>
                      <w:lang w:val="en-US"/>
                    </w:rPr>
                    <m:t>i</m:t>
                  </w:del>
                </m:r>
              </m:sub>
            </m:sSub>
          </m:e>
        </m:acc>
        <m:r>
          <w:del w:id="37" w:author="Brice Maxime Hugues Ozenne" w:date="2026-04-29T16:44:00Z" w16du:dateUtc="2026-04-29T14:44:00Z">
            <w:rPr>
              <w:rFonts w:ascii="Cambria Math" w:hAnsi="Cambria Math"/>
              <w:lang w:val="en-US"/>
            </w:rPr>
            <m:t>)</m:t>
          </w:del>
        </m:r>
      </m:oMath>
      <w:del w:id="38" w:author="Brice Maxime Hugues Ozenne" w:date="2026-04-29T16:44:00Z" w16du:dateUtc="2026-04-29T14:44:00Z">
        <w:r w:rsidR="00FB609C" w:rsidDel="004D3FE0">
          <w:rPr>
            <w:rFonts w:eastAsiaTheme="minorEastAsia"/>
            <w:lang w:val="en-US"/>
          </w:rPr>
          <w:delText xml:space="preserve">. </w:delText>
        </w:r>
      </w:del>
      <w:r w:rsidR="00FB609C">
        <w:rPr>
          <w:rFonts w:eastAsiaTheme="minorEastAsia"/>
          <w:lang w:val="en-US"/>
        </w:rPr>
        <w:t xml:space="preserve">That is the difference against </w:t>
      </w:r>
      <w:del w:id="39" w:author="Brice Maxime Hugues Ozenne" w:date="2026-04-29T16:46:00Z" w16du:dateUtc="2026-04-29T14:46:00Z">
        <w:r w:rsidR="00FB609C" w:rsidDel="004D3FE0">
          <w:rPr>
            <w:rFonts w:eastAsiaTheme="minorEastAsia"/>
            <w:lang w:val="en-US"/>
          </w:rPr>
          <w:delText xml:space="preserve">the mean of </w:delText>
        </w:r>
      </w:del>
      <m:oMath>
        <m:acc>
          <m:accPr>
            <m:ctrlPr>
              <w:del w:id="40" w:author="Brice Maxime Hugues Ozenne" w:date="2026-04-29T16:46:00Z" w16du:dateUtc="2026-04-29T14:46:00Z">
                <w:rPr>
                  <w:rFonts w:ascii="Cambria Math" w:hAnsi="Cambria Math"/>
                  <w:i/>
                  <w:lang w:val="en-US"/>
                </w:rPr>
              </w:del>
            </m:ctrlPr>
          </m:accPr>
          <m:e>
            <m:sSub>
              <m:sSubPr>
                <m:ctrlPr>
                  <w:del w:id="41" w:author="Brice Maxime Hugues Ozenne" w:date="2026-04-29T16:46:00Z" w16du:dateUtc="2026-04-29T14:46:00Z">
                    <w:rPr>
                      <w:rFonts w:ascii="Cambria Math" w:hAnsi="Cambria Math"/>
                      <w:i/>
                      <w:lang w:val="en-US"/>
                    </w:rPr>
                  </w:del>
                </m:ctrlPr>
              </m:sSubPr>
              <m:e>
                <m:r>
                  <w:del w:id="42" w:author="Brice Maxime Hugues Ozenne" w:date="2026-04-29T16:46:00Z" w16du:dateUtc="2026-04-29T14:46:00Z">
                    <w:rPr>
                      <w:rFonts w:ascii="Cambria Math" w:hAnsi="Cambria Math"/>
                      <w:lang w:val="en-US"/>
                    </w:rPr>
                    <m:t>θ</m:t>
                  </w:del>
                </m:r>
              </m:e>
              <m:sub>
                <m:r>
                  <w:del w:id="43" w:author="Brice Maxime Hugues Ozenne" w:date="2026-04-29T16:46:00Z" w16du:dateUtc="2026-04-29T14:46:00Z">
                    <w:rPr>
                      <w:rFonts w:ascii="Cambria Math" w:hAnsi="Cambria Math"/>
                      <w:lang w:val="en-US"/>
                    </w:rPr>
                    <m:t>i</m:t>
                  </w:del>
                </m:r>
              </m:sub>
            </m:sSub>
          </m:e>
        </m:acc>
      </m:oMath>
      <w:del w:id="44" w:author="Brice Maxime Hugues Ozenne" w:date="2026-04-29T16:46:00Z" w16du:dateUtc="2026-04-29T14:46:00Z">
        <w:r w:rsidR="00FB609C" w:rsidDel="004D3FE0">
          <w:rPr>
            <w:rFonts w:eastAsiaTheme="minorEastAsia"/>
            <w:lang w:val="en-US"/>
          </w:rPr>
          <w:delText xml:space="preserve"> and </w:delText>
        </w:r>
      </w:del>
      <m:oMath>
        <m:r>
          <w:rPr>
            <w:rFonts w:ascii="Cambria Math" w:eastAsiaTheme="minorEastAsia" w:hAnsi="Cambria Math"/>
            <w:lang w:val="en-US"/>
          </w:rPr>
          <m:t>θ</m:t>
        </m:r>
      </m:oMath>
      <w:r w:rsidR="00FB609C">
        <w:rPr>
          <w:rFonts w:eastAsiaTheme="minorEastAsia"/>
          <w:lang w:val="en-US"/>
        </w:rPr>
        <w:t>.</w:t>
      </w:r>
      <w:r>
        <w:rPr>
          <w:rFonts w:eastAsiaTheme="minorEastAsia"/>
          <w:lang w:val="en-US"/>
        </w:rPr>
        <w:t xml:space="preserve"> </w:t>
      </w:r>
      <w:commentRangeEnd w:id="27"/>
      <w:r w:rsidR="004D3FE0" w:rsidRPr="00FB609C">
        <w:rPr>
          <w:rStyle w:val="CommentReference"/>
          <w:sz w:val="24"/>
          <w:szCs w:val="24"/>
          <w:lang w:val="en-US"/>
        </w:rPr>
        <w:commentReference w:id="27"/>
      </w:r>
    </w:p>
    <w:p w14:paraId="09C2FD37" w14:textId="1DA10626" w:rsidR="00A672D5" w:rsidRPr="001B37C8" w:rsidRDefault="00A672D5" w:rsidP="00D07CF3">
      <w:pPr>
        <w:pStyle w:val="ListParagraph"/>
        <w:numPr>
          <w:ilvl w:val="0"/>
          <w:numId w:val="8"/>
        </w:numPr>
        <w:rPr>
          <w:lang w:val="en-US"/>
        </w:rPr>
      </w:pPr>
      <w:r>
        <w:rPr>
          <w:u w:val="single"/>
          <w:lang w:val="en-US"/>
        </w:rPr>
        <w:t>Issues with coverage</w:t>
      </w:r>
      <w:r>
        <w:rPr>
          <w:lang w:val="en-US"/>
        </w:rPr>
        <w:t xml:space="preserve"> with a zip plot: a plot of confidence intervals ranked by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r>
          <w:rPr>
            <w:rFonts w:ascii="Cambria Math" w:hAnsi="Cambria Math"/>
            <w:lang w:val="en-US"/>
          </w:rPr>
          <m:t>|</m:t>
        </m:r>
      </m:oMath>
      <w:r w:rsidR="00010051">
        <w:rPr>
          <w:rFonts w:eastAsiaTheme="minorEastAsia"/>
          <w:lang w:val="en-US"/>
        </w:rPr>
        <w:t xml:space="preserve">, with </w:t>
      </w:r>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r>
          <w:rPr>
            <w:rFonts w:ascii="Cambria Math" w:eastAsiaTheme="minorEastAsia" w:hAnsi="Cambria Math"/>
            <w:lang w:val="en-US"/>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e>
        </m:acc>
        <m:r>
          <w:rPr>
            <w:rFonts w:ascii="Cambria Math" w:eastAsiaTheme="minorEastAsia" w:hAnsi="Cambria Math"/>
            <w:lang w:val="en-US"/>
          </w:rPr>
          <m:t>-θ)/ModS</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i</m:t>
            </m:r>
          </m:sub>
        </m:sSub>
      </m:oMath>
      <w:r w:rsidR="00010051">
        <w:rPr>
          <w:rFonts w:eastAsiaTheme="minorEastAsia"/>
          <w:lang w:val="en-US"/>
        </w:rPr>
        <w:t>.</w:t>
      </w:r>
    </w:p>
    <w:p w14:paraId="753F0D53" w14:textId="50983756" w:rsidR="00650851" w:rsidRPr="00650851" w:rsidRDefault="00C96EA9" w:rsidP="004177E7">
      <w:pPr>
        <w:pStyle w:val="Heading2"/>
        <w:rPr>
          <w:lang w:val="en-US"/>
        </w:rPr>
      </w:pPr>
      <w:r>
        <w:rPr>
          <w:lang w:val="en-US"/>
        </w:rPr>
        <w:t>Per</w:t>
      </w:r>
      <w:r w:rsidR="00B70D7B">
        <w:rPr>
          <w:lang w:val="en-US"/>
        </w:rPr>
        <w:t xml:space="preserve">formance measurements </w:t>
      </w:r>
      <w:r>
        <w:rPr>
          <w:lang w:val="en-US"/>
        </w:rPr>
        <w:t xml:space="preserve">estimates </w:t>
      </w:r>
      <w:r w:rsidR="00B70D7B">
        <w:rPr>
          <w:lang w:val="en-US"/>
        </w:rPr>
        <w:t xml:space="preserve">and Monte Carlo </w:t>
      </w:r>
      <w:r>
        <w:rPr>
          <w:lang w:val="en-US"/>
        </w:rPr>
        <w:t>SE</w:t>
      </w:r>
    </w:p>
    <w:p w14:paraId="36C66D98" w14:textId="2C81A91C" w:rsidR="001B37C8" w:rsidRDefault="00B70D7B" w:rsidP="00B70D7B">
      <w:pPr>
        <w:rPr>
          <w:lang w:val="en-US"/>
        </w:rPr>
      </w:pPr>
      <w:r>
        <w:rPr>
          <w:lang w:val="en-US"/>
        </w:rPr>
        <w:t>The simulation study being itself an experiment, there is an uncertainty due to the finite number of repetitions</w:t>
      </w:r>
      <w:r w:rsidR="00C96EA9">
        <w:rPr>
          <w:lang w:val="en-US"/>
        </w:rPr>
        <w:t xml:space="preserve">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sim</m:t>
            </m:r>
          </m:sub>
        </m:sSub>
      </m:oMath>
      <w:r>
        <w:rPr>
          <w:lang w:val="en-US"/>
        </w:rPr>
        <w:t xml:space="preserve"> we run. Therefore, the Monte Carlo Standard Error will be reported along every</w:t>
      </w:r>
      <w:r w:rsidR="0085342F">
        <w:rPr>
          <w:lang w:val="en-US"/>
        </w:rPr>
        <w:t xml:space="preserve"> performance measure</w:t>
      </w:r>
      <w:r>
        <w:rPr>
          <w:lang w:val="en-US"/>
        </w:rPr>
        <w:t xml:space="preserve"> estimates. Estimates will be reported with the maximum accuracy allowed by the Monte Carlo SE (</w:t>
      </w:r>
      <w:r>
        <w:rPr>
          <w:i/>
          <w:iCs/>
          <w:lang w:val="en-US"/>
        </w:rPr>
        <w:t>i.e.</w:t>
      </w:r>
      <w:r>
        <w:rPr>
          <w:lang w:val="en-US"/>
        </w:rPr>
        <w:t xml:space="preserve"> as many decimal points as the first non-zero digit in the Monte Carlo SE).</w:t>
      </w:r>
    </w:p>
    <w:p w14:paraId="60CA15F9" w14:textId="742B0D6F" w:rsidR="00C75FEC" w:rsidRDefault="00CD1EBC" w:rsidP="00BD57C9">
      <w:pPr>
        <w:rPr>
          <w:lang w:val="en-US"/>
        </w:rPr>
      </w:pPr>
      <w:r>
        <w:rPr>
          <w:lang w:val="en-US"/>
        </w:rPr>
        <w:lastRenderedPageBreak/>
        <w:t>The “</w:t>
      </w:r>
      <w:r w:rsidR="004177E7">
        <w:rPr>
          <w:lang w:val="en-US"/>
        </w:rPr>
        <w:t>one-at-a-time</w:t>
      </w:r>
      <w:r>
        <w:rPr>
          <w:lang w:val="en-US"/>
        </w:rPr>
        <w:t>” plan has an important impact on the way we can report the results. For the main factors</w:t>
      </w:r>
      <w:commentRangeStart w:id="45"/>
      <w:r>
        <w:rPr>
          <w:lang w:val="en-US"/>
        </w:rPr>
        <w:t xml:space="preserve">, </w:t>
      </w:r>
      <w:r w:rsidR="004177E7">
        <w:rPr>
          <w:lang w:val="en-US"/>
        </w:rPr>
        <w:t>both</w:t>
      </w:r>
      <w:r>
        <w:rPr>
          <w:lang w:val="en-US"/>
        </w:rPr>
        <w:t xml:space="preserve"> qua</w:t>
      </w:r>
      <w:r w:rsidR="004177E7">
        <w:rPr>
          <w:lang w:val="en-US"/>
        </w:rPr>
        <w:t>l</w:t>
      </w:r>
      <w:r>
        <w:rPr>
          <w:lang w:val="en-US"/>
        </w:rPr>
        <w:t>itative and qua</w:t>
      </w:r>
      <w:r w:rsidR="004177E7">
        <w:rPr>
          <w:lang w:val="en-US"/>
        </w:rPr>
        <w:t>nt</w:t>
      </w:r>
      <w:r>
        <w:rPr>
          <w:lang w:val="en-US"/>
        </w:rPr>
        <w:t xml:space="preserve">itative summary will be done (Ex: when noise level on score increases, the </w:t>
      </w:r>
      <w:r w:rsidR="00C96EA9">
        <w:rPr>
          <w:lang w:val="en-US"/>
        </w:rPr>
        <w:t>M</w:t>
      </w:r>
      <w:r>
        <w:rPr>
          <w:lang w:val="en-US"/>
        </w:rPr>
        <w:t xml:space="preserve">SE is higher: XX for segmented and YY for </w:t>
      </w:r>
      <w:proofErr w:type="spellStart"/>
      <w:r>
        <w:rPr>
          <w:lang w:val="en-US"/>
        </w:rPr>
        <w:t>lmbreak</w:t>
      </w:r>
      <w:proofErr w:type="spellEnd"/>
      <w:r>
        <w:rPr>
          <w:lang w:val="en-US"/>
        </w:rPr>
        <w:t>). Considering</w:t>
      </w:r>
      <w:r w:rsidR="0085342F">
        <w:rPr>
          <w:lang w:val="en-US"/>
        </w:rPr>
        <w:t xml:space="preserve"> second-order</w:t>
      </w:r>
      <w:r>
        <w:rPr>
          <w:lang w:val="en-US"/>
        </w:rPr>
        <w:t xml:space="preserve"> interactions, </w:t>
      </w:r>
      <w:r w:rsidR="004177E7">
        <w:rPr>
          <w:lang w:val="en-US"/>
        </w:rPr>
        <w:t xml:space="preserve">only the </w:t>
      </w:r>
      <w:r>
        <w:rPr>
          <w:lang w:val="en-US"/>
        </w:rPr>
        <w:t>quantitative summary will be</w:t>
      </w:r>
      <w:r w:rsidR="004177E7">
        <w:rPr>
          <w:lang w:val="en-US"/>
        </w:rPr>
        <w:t xml:space="preserve"> reported</w:t>
      </w:r>
      <w:r>
        <w:rPr>
          <w:lang w:val="en-US"/>
        </w:rPr>
        <w:t xml:space="preserve"> (Ex: since </w:t>
      </w:r>
      <w:r w:rsidR="00C96EA9">
        <w:rPr>
          <w:lang w:val="en-US"/>
        </w:rPr>
        <w:t>M</w:t>
      </w:r>
      <w:r>
        <w:rPr>
          <w:lang w:val="en-US"/>
        </w:rPr>
        <w:t xml:space="preserve">SE increases with lower plateau and higher noise on score, </w:t>
      </w:r>
      <w:r w:rsidR="004177E7">
        <w:rPr>
          <w:lang w:val="en-US"/>
        </w:rPr>
        <w:t xml:space="preserve">one </w:t>
      </w:r>
      <w:r>
        <w:rPr>
          <w:lang w:val="en-US"/>
        </w:rPr>
        <w:t>can expect that the 2 factors varying in this direction at the same time will result in an even higher MSE).</w:t>
      </w:r>
      <w:r w:rsidR="00F94192">
        <w:rPr>
          <w:lang w:val="en-US"/>
        </w:rPr>
        <w:t xml:space="preserve"> </w:t>
      </w:r>
      <w:r w:rsidR="0085342F">
        <w:rPr>
          <w:lang w:val="en-US"/>
        </w:rPr>
        <w:t xml:space="preserve">Such predictions will be verified by running the simulation for the corresponding data-generating </w:t>
      </w:r>
      <w:r w:rsidR="00BB490E">
        <w:rPr>
          <w:lang w:val="en-US"/>
        </w:rPr>
        <w:t>model</w:t>
      </w:r>
      <w:r w:rsidR="0085342F">
        <w:rPr>
          <w:lang w:val="en-US"/>
        </w:rPr>
        <w:t>. Third-order interactions will be considered negligible</w:t>
      </w:r>
      <w:commentRangeEnd w:id="45"/>
      <w:r w:rsidR="00D2705B">
        <w:rPr>
          <w:rStyle w:val="CommentReference"/>
          <w:sz w:val="24"/>
          <w:szCs w:val="24"/>
          <w:lang w:val="en-US"/>
        </w:rPr>
        <w:commentReference w:id="45"/>
      </w:r>
      <w:r w:rsidR="0085342F">
        <w:rPr>
          <w:lang w:val="en-US"/>
        </w:rPr>
        <w:t>.</w:t>
      </w:r>
    </w:p>
    <w:p w14:paraId="61359AF7" w14:textId="597C0C19" w:rsidR="00BF0C3F" w:rsidRPr="0097330C" w:rsidRDefault="00A1193E" w:rsidP="00BD57C9">
      <w:pPr>
        <w:rPr>
          <w:lang w:val="en-US"/>
        </w:rPr>
      </w:pPr>
      <w:r>
        <w:rPr>
          <w:lang w:val="en-US"/>
        </w:rPr>
        <w:t>Performance measure</w:t>
      </w:r>
      <w:r w:rsidR="0097330C">
        <w:rPr>
          <w:lang w:val="en-US"/>
        </w:rPr>
        <w:t>s</w:t>
      </w:r>
      <w:r>
        <w:rPr>
          <w:lang w:val="en-US"/>
        </w:rPr>
        <w:t xml:space="preserve"> will be reported on a lollipop plot with the 95% Monte Carlo CI for every method</w:t>
      </w:r>
      <w:commentRangeStart w:id="46"/>
      <w:r>
        <w:rPr>
          <w:lang w:val="en-US"/>
        </w:rPr>
        <w:t>. We suspect that the `segreg` model will work better on the data since it properly enforces the plateau in the model</w:t>
      </w:r>
      <w:commentRangeEnd w:id="46"/>
      <w:r w:rsidR="00D2705B">
        <w:rPr>
          <w:rStyle w:val="CommentReference"/>
          <w:sz w:val="24"/>
          <w:szCs w:val="24"/>
          <w:lang w:val="en-US"/>
        </w:rPr>
        <w:commentReference w:id="46"/>
      </w:r>
      <w:r w:rsidR="0097330C">
        <w:rPr>
          <w:lang w:val="en-US"/>
        </w:rPr>
        <w:t>, so w</w:t>
      </w:r>
      <w:r w:rsidR="00C96EA9">
        <w:rPr>
          <w:lang w:val="en-US"/>
        </w:rPr>
        <w:t>e w</w:t>
      </w:r>
      <w:r w:rsidR="0097330C" w:rsidRPr="0097330C">
        <w:rPr>
          <w:lang w:val="en-US"/>
        </w:rPr>
        <w:t>i</w:t>
      </w:r>
      <w:r w:rsidR="0097330C">
        <w:rPr>
          <w:lang w:val="en-US"/>
        </w:rPr>
        <w:t>ll present precision gain with `segmented.lme` as</w:t>
      </w:r>
      <w:r w:rsidR="00C96EA9">
        <w:rPr>
          <w:lang w:val="en-US"/>
        </w:rPr>
        <w:t xml:space="preserve"> comparator method</w:t>
      </w:r>
      <w:r w:rsidR="0097330C">
        <w:rPr>
          <w:lang w:val="en-US"/>
        </w:rPr>
        <w:t xml:space="preserve">. </w:t>
      </w:r>
      <w:r w:rsidR="00C96EA9">
        <w:rPr>
          <w:lang w:val="en-US"/>
        </w:rPr>
        <w:t>Performance measures</w:t>
      </w:r>
      <w:r w:rsidR="0097330C">
        <w:rPr>
          <w:lang w:val="en-US"/>
        </w:rPr>
        <w:t xml:space="preserve"> will </w:t>
      </w:r>
      <w:r w:rsidR="00C96EA9">
        <w:rPr>
          <w:lang w:val="en-US"/>
        </w:rPr>
        <w:t xml:space="preserve">also </w:t>
      </w:r>
      <w:r w:rsidR="0097330C">
        <w:rPr>
          <w:lang w:val="en-US"/>
        </w:rPr>
        <w:t>be separately presented in a table for every method and data-generating</w:t>
      </w:r>
      <w:r w:rsidR="00BB490E">
        <w:rPr>
          <w:lang w:val="en-US"/>
        </w:rPr>
        <w:t xml:space="preserve"> model</w:t>
      </w:r>
      <w:r w:rsidR="00666D98">
        <w:rPr>
          <w:lang w:val="en-US"/>
        </w:rPr>
        <w:t>, estimates and Monte Carlo SE.</w:t>
      </w:r>
    </w:p>
    <w:p w14:paraId="33EC0B21" w14:textId="4DE5C137" w:rsidR="00BF0C3F" w:rsidRPr="00BD57C9" w:rsidRDefault="002F7FBE" w:rsidP="00BD57C9">
      <w:pPr>
        <w:rPr>
          <w:lang w:val="en-US"/>
        </w:rPr>
      </w:pPr>
      <w:r>
        <w:rPr>
          <w:lang w:val="en-US"/>
        </w:rPr>
        <w:t>Finally</w:t>
      </w:r>
      <w:r w:rsidR="00BF0C3F">
        <w:rPr>
          <w:lang w:val="en-US"/>
        </w:rPr>
        <w:t xml:space="preserve">, breakpoints 95% CI overlapping one of the ends of the time domain will be also </w:t>
      </w:r>
      <w:r w:rsidR="00774915">
        <w:rPr>
          <w:lang w:val="en-US"/>
        </w:rPr>
        <w:t>reported.</w:t>
      </w:r>
      <w:r w:rsidR="00BF0C3F">
        <w:rPr>
          <w:lang w:val="en-US"/>
        </w:rPr>
        <w:t xml:space="preserve"> In that case, one might consider not having a breakpoint and modelling the relationship between the SDI and time as a regular linear model.</w:t>
      </w:r>
      <w:r w:rsidR="00C96EA9">
        <w:rPr>
          <w:lang w:val="en-US"/>
        </w:rPr>
        <w:t xml:space="preserve"> This is more of a methodological consideration on breakpoint model, since the number of breakpoint</w:t>
      </w:r>
      <w:r w:rsidR="006557AA">
        <w:rPr>
          <w:lang w:val="en-US"/>
        </w:rPr>
        <w:t>s</w:t>
      </w:r>
      <w:r w:rsidR="00C96EA9">
        <w:rPr>
          <w:lang w:val="en-US"/>
        </w:rPr>
        <w:t xml:space="preserve"> in the relationship between a response and explanatory variable might not always be obvious, nor the same across patients</w:t>
      </w:r>
      <w:r w:rsidR="006557AA">
        <w:rPr>
          <w:lang w:val="en-US"/>
        </w:rPr>
        <w:t>. S</w:t>
      </w:r>
      <w:r w:rsidR="00C96EA9">
        <w:rPr>
          <w:lang w:val="en-US"/>
        </w:rPr>
        <w:t xml:space="preserve">ome have very </w:t>
      </w:r>
      <w:r w:rsidR="000E1DFA">
        <w:rPr>
          <w:lang w:val="en-US"/>
        </w:rPr>
        <w:t>short</w:t>
      </w:r>
      <w:r w:rsidR="00C96EA9">
        <w:rPr>
          <w:lang w:val="en-US"/>
        </w:rPr>
        <w:t xml:space="preserve"> to no plateau at all</w:t>
      </w:r>
      <w:r w:rsidR="006557AA">
        <w:rPr>
          <w:lang w:val="en-US"/>
        </w:rPr>
        <w:t xml:space="preserve"> (1 break)</w:t>
      </w:r>
      <w:r w:rsidR="00C96EA9">
        <w:rPr>
          <w:lang w:val="en-US"/>
        </w:rPr>
        <w:t xml:space="preserve">, some have trailing observations at the end </w:t>
      </w:r>
      <w:r w:rsidR="000E1DFA">
        <w:rPr>
          <w:lang w:val="en-US"/>
        </w:rPr>
        <w:t>(</w:t>
      </w:r>
      <w:r w:rsidR="000E1DFA">
        <w:rPr>
          <w:i/>
          <w:iCs/>
          <w:lang w:val="en-US"/>
        </w:rPr>
        <w:t>i.e.</w:t>
      </w:r>
      <w:r w:rsidR="000E1DFA">
        <w:rPr>
          <w:lang w:val="en-US"/>
        </w:rPr>
        <w:t xml:space="preserve"> sort of “</w:t>
      </w:r>
      <w:r w:rsidR="006557AA">
        <w:rPr>
          <w:lang w:val="en-US"/>
        </w:rPr>
        <w:t>ending low plateau</w:t>
      </w:r>
      <w:r w:rsidR="000E1DFA">
        <w:rPr>
          <w:lang w:val="en-US"/>
        </w:rPr>
        <w:t xml:space="preserve">” - </w:t>
      </w:r>
      <w:r w:rsidR="006557AA">
        <w:rPr>
          <w:lang w:val="en-US"/>
        </w:rPr>
        <w:t>3 breaks).</w:t>
      </w:r>
    </w:p>
    <w:sectPr w:rsidR="00BF0C3F" w:rsidRPr="00BD57C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ce Maxime Hugues Ozenne" w:date="2026-04-29T16:10:00Z" w:initials="BO">
    <w:p w14:paraId="17FD5E72" w14:textId="77777777" w:rsidR="00EF080D" w:rsidRPr="00AD29CC" w:rsidRDefault="00EF080D" w:rsidP="00EF080D">
      <w:pPr>
        <w:pStyle w:val="CommentText"/>
        <w:rPr>
          <w:lang w:val="en-US"/>
        </w:rPr>
      </w:pPr>
      <w:r>
        <w:rPr>
          <w:rStyle w:val="CommentReference"/>
        </w:rPr>
        <w:annotationRef/>
      </w:r>
      <w:r w:rsidRPr="00AD29CC">
        <w:rPr>
          <w:lang w:val="en-US"/>
        </w:rPr>
        <w:t xml:space="preserve">Yes </w:t>
      </w:r>
    </w:p>
  </w:comment>
  <w:comment w:id="1" w:author="Brice Maxime Hugues Ozenne" w:date="2026-04-29T16:11:00Z" w:initials="BO">
    <w:p w14:paraId="0E80CC35" w14:textId="77777777" w:rsidR="00EF080D" w:rsidRPr="00AD29CC" w:rsidRDefault="00EF080D" w:rsidP="00EF080D">
      <w:pPr>
        <w:pStyle w:val="CommentText"/>
        <w:rPr>
          <w:lang w:val="en-US"/>
        </w:rPr>
      </w:pPr>
      <w:r>
        <w:rPr>
          <w:rStyle w:val="CommentReference"/>
        </w:rPr>
        <w:annotationRef/>
      </w:r>
      <w:r w:rsidRPr="00AD29CC">
        <w:rPr>
          <w:lang w:val="en-US"/>
        </w:rPr>
        <w:t>Subject-specific deviation to the population breakpoint coordinates</w:t>
      </w:r>
    </w:p>
    <w:p w14:paraId="7E26D149" w14:textId="77777777" w:rsidR="00EF080D" w:rsidRPr="00AD29CC" w:rsidRDefault="00EF080D" w:rsidP="00EF080D">
      <w:pPr>
        <w:pStyle w:val="CommentText"/>
        <w:rPr>
          <w:lang w:val="en-US"/>
        </w:rPr>
      </w:pPr>
    </w:p>
    <w:p w14:paraId="7038E6F8" w14:textId="77777777" w:rsidR="00EF080D" w:rsidRPr="00AD29CC" w:rsidRDefault="00EF080D" w:rsidP="00EF080D">
      <w:pPr>
        <w:pStyle w:val="CommentText"/>
        <w:rPr>
          <w:lang w:val="en-US"/>
        </w:rPr>
      </w:pPr>
      <w:r w:rsidRPr="00AD29CC">
        <w:rPr>
          <w:lang w:val="en-US"/>
        </w:rPr>
        <w:t>I would keep ‘noise’ for measurement error not for something that has a ‘biological’ meaning.</w:t>
      </w:r>
    </w:p>
  </w:comment>
  <w:comment w:id="3" w:author="Brice Maxime Hugues Ozenne" w:date="2026-04-29T16:13:00Z" w:initials="BO">
    <w:p w14:paraId="3F5BEAAD" w14:textId="77777777" w:rsidR="00EF080D" w:rsidRPr="00AD29CC" w:rsidRDefault="00EF080D" w:rsidP="00EF080D">
      <w:pPr>
        <w:pStyle w:val="CommentText"/>
        <w:rPr>
          <w:lang w:val="en-US"/>
        </w:rPr>
      </w:pPr>
      <w:r>
        <w:rPr>
          <w:rStyle w:val="CommentReference"/>
        </w:rPr>
        <w:annotationRef/>
      </w:r>
      <w:r w:rsidRPr="00AD29CC">
        <w:rPr>
          <w:lang w:val="en-US"/>
        </w:rPr>
        <w:t>Would be good to introduce a bit before the two levels of sampling:</w:t>
      </w:r>
    </w:p>
    <w:p w14:paraId="4446CB02" w14:textId="77777777" w:rsidR="00EF080D" w:rsidRPr="00AD29CC" w:rsidRDefault="00EF080D" w:rsidP="00EF080D">
      <w:pPr>
        <w:pStyle w:val="CommentText"/>
        <w:ind w:left="300"/>
        <w:rPr>
          <w:lang w:val="en-US"/>
        </w:rPr>
      </w:pPr>
      <w:r w:rsidRPr="00AD29CC">
        <w:rPr>
          <w:lang w:val="en-US"/>
        </w:rPr>
        <w:t>Subjects</w:t>
      </w:r>
    </w:p>
    <w:p w14:paraId="78270217" w14:textId="77777777" w:rsidR="00EF080D" w:rsidRPr="00AD29CC" w:rsidRDefault="00EF080D" w:rsidP="00EF080D">
      <w:pPr>
        <w:pStyle w:val="CommentText"/>
        <w:ind w:left="300"/>
        <w:rPr>
          <w:lang w:val="en-US"/>
        </w:rPr>
      </w:pPr>
      <w:r w:rsidRPr="00AD29CC">
        <w:rPr>
          <w:lang w:val="en-US"/>
        </w:rPr>
        <w:t>Measurement times</w:t>
      </w:r>
    </w:p>
  </w:comment>
  <w:comment w:id="6" w:author="Brice Maxime Hugues Ozenne" w:date="2026-04-29T16:17:00Z" w:initials="BO">
    <w:p w14:paraId="1335D16D" w14:textId="77777777" w:rsidR="00EF080D" w:rsidRPr="00AD29CC" w:rsidRDefault="00EF080D" w:rsidP="00EF080D">
      <w:pPr>
        <w:pStyle w:val="CommentText"/>
        <w:rPr>
          <w:lang w:val="en-US"/>
        </w:rPr>
      </w:pPr>
      <w:r>
        <w:rPr>
          <w:rStyle w:val="CommentReference"/>
        </w:rPr>
        <w:annotationRef/>
      </w:r>
      <w:r w:rsidRPr="00AD29CC">
        <w:rPr>
          <w:lang w:val="en-US"/>
        </w:rPr>
        <w:t xml:space="preserve">We should discuss those points. For </w:t>
      </w:r>
      <w:proofErr w:type="gramStart"/>
      <w:r w:rsidRPr="00AD29CC">
        <w:rPr>
          <w:lang w:val="en-US"/>
        </w:rPr>
        <w:t>instance</w:t>
      </w:r>
      <w:proofErr w:type="gramEnd"/>
      <w:r w:rsidRPr="00AD29CC">
        <w:rPr>
          <w:lang w:val="en-US"/>
        </w:rPr>
        <w:t xml:space="preserve"> the last case seems ‘hopeless’: </w:t>
      </w:r>
    </w:p>
    <w:p w14:paraId="12B009A2" w14:textId="77777777" w:rsidR="00EF080D" w:rsidRPr="00AD29CC" w:rsidRDefault="00EF080D" w:rsidP="00EF080D">
      <w:pPr>
        <w:pStyle w:val="CommentText"/>
        <w:ind w:left="300"/>
        <w:rPr>
          <w:lang w:val="en-US"/>
        </w:rPr>
      </w:pPr>
      <w:r w:rsidRPr="00AD29CC">
        <w:rPr>
          <w:lang w:val="en-US"/>
        </w:rPr>
        <w:t>if there is mostly noise no method can hope to do a good job. This feels more a limitation of the data than of the statistical model</w:t>
      </w:r>
    </w:p>
    <w:p w14:paraId="62952037" w14:textId="77777777" w:rsidR="00EF080D" w:rsidRPr="00AD29CC" w:rsidRDefault="00EF080D" w:rsidP="00EF080D">
      <w:pPr>
        <w:pStyle w:val="CommentText"/>
        <w:rPr>
          <w:lang w:val="en-US"/>
        </w:rPr>
      </w:pPr>
      <w:r w:rsidRPr="00AD29CC">
        <w:rPr>
          <w:lang w:val="en-US"/>
        </w:rPr>
        <w:t xml:space="preserve">The specificities of the scenario could be </w:t>
      </w:r>
      <w:proofErr w:type="gramStart"/>
      <w:r w:rsidRPr="00AD29CC">
        <w:rPr>
          <w:lang w:val="en-US"/>
        </w:rPr>
        <w:t>rephrase</w:t>
      </w:r>
      <w:proofErr w:type="gramEnd"/>
      <w:r w:rsidRPr="00AD29CC">
        <w:rPr>
          <w:lang w:val="en-US"/>
        </w:rPr>
        <w:t xml:space="preserve"> to better point to limitation of the statistical models/real-life complications.</w:t>
      </w:r>
    </w:p>
  </w:comment>
  <w:comment w:id="8" w:author="Brice Maxime Hugues Ozenne" w:date="2026-04-29T17:51:00Z" w:initials="BO">
    <w:p w14:paraId="30F31871" w14:textId="77777777" w:rsidR="00D2705B" w:rsidRPr="00AD29CC" w:rsidRDefault="00D2705B" w:rsidP="00D2705B">
      <w:pPr>
        <w:pStyle w:val="CommentText"/>
        <w:rPr>
          <w:lang w:val="en-US"/>
        </w:rPr>
      </w:pPr>
      <w:r>
        <w:rPr>
          <w:rStyle w:val="CommentReference"/>
        </w:rPr>
        <w:annotationRef/>
      </w:r>
      <w:r w:rsidRPr="00AD29CC">
        <w:rPr>
          <w:lang w:val="en-US"/>
        </w:rPr>
        <w:t xml:space="preserve">I’m missing the </w:t>
      </w:r>
      <w:proofErr w:type="spellStart"/>
      <w:r w:rsidRPr="00AD29CC">
        <w:rPr>
          <w:lang w:val="en-US"/>
        </w:rPr>
        <w:t>connexion</w:t>
      </w:r>
      <w:proofErr w:type="spellEnd"/>
      <w:r w:rsidRPr="00AD29CC">
        <w:rPr>
          <w:lang w:val="en-US"/>
        </w:rPr>
        <w:t xml:space="preserve"> with the scenario in 5</w:t>
      </w:r>
    </w:p>
  </w:comment>
  <w:comment w:id="9" w:author="Brice Maxime Hugues Ozenne" w:date="2026-04-29T16:18:00Z" w:initials="BO">
    <w:p w14:paraId="527C5983" w14:textId="77777777" w:rsidR="00EF080D" w:rsidRPr="00AD29CC" w:rsidRDefault="00EF080D" w:rsidP="00EF080D">
      <w:pPr>
        <w:pStyle w:val="CommentText"/>
        <w:rPr>
          <w:lang w:val="en-US"/>
        </w:rPr>
      </w:pPr>
      <w:r>
        <w:rPr>
          <w:rStyle w:val="CommentReference"/>
        </w:rPr>
        <w:annotationRef/>
      </w:r>
      <w:r w:rsidRPr="00AD29CC">
        <w:rPr>
          <w:lang w:val="en-US"/>
        </w:rPr>
        <w:t>You could use flag (e.g. using colors) what has been fixed that way</w:t>
      </w:r>
    </w:p>
  </w:comment>
  <w:comment w:id="10" w:author="Brice Maxime Hugues Ozenne" w:date="2026-04-29T16:21:00Z" w:initials="BO">
    <w:p w14:paraId="49D0D864" w14:textId="77777777" w:rsidR="00EF080D" w:rsidRPr="00AD29CC" w:rsidRDefault="00EF080D" w:rsidP="00EF080D">
      <w:pPr>
        <w:pStyle w:val="CommentText"/>
        <w:rPr>
          <w:lang w:val="en-US"/>
        </w:rPr>
      </w:pPr>
      <w:r>
        <w:rPr>
          <w:rStyle w:val="CommentReference"/>
        </w:rPr>
        <w:annotationRef/>
      </w:r>
      <w:r w:rsidRPr="00AD29CC">
        <w:rPr>
          <w:lang w:val="en-US"/>
        </w:rPr>
        <w:t>What about no individual variation, little individual variable, high individual variation</w:t>
      </w:r>
    </w:p>
    <w:p w14:paraId="03533ACB" w14:textId="77777777" w:rsidR="00EF080D" w:rsidRPr="00AD29CC" w:rsidRDefault="00EF080D" w:rsidP="00EF080D">
      <w:pPr>
        <w:pStyle w:val="CommentText"/>
        <w:rPr>
          <w:lang w:val="en-US"/>
        </w:rPr>
      </w:pPr>
      <w:r w:rsidRPr="00AD29CC">
        <w:rPr>
          <w:lang w:val="en-US"/>
        </w:rPr>
        <w:t>(e.g. 0, 5, 33)</w:t>
      </w:r>
    </w:p>
  </w:comment>
  <w:comment w:id="15" w:author="Brice Maxime Hugues Ozenne" w:date="2026-04-29T16:42:00Z" w:initials="BO">
    <w:p w14:paraId="2438E128" w14:textId="77777777" w:rsidR="004D3FE0" w:rsidRPr="00AD29CC" w:rsidRDefault="004D3FE0" w:rsidP="004D3FE0">
      <w:pPr>
        <w:pStyle w:val="CommentText"/>
        <w:rPr>
          <w:lang w:val="en-US"/>
        </w:rPr>
      </w:pPr>
      <w:r>
        <w:rPr>
          <w:rStyle w:val="CommentReference"/>
        </w:rPr>
        <w:annotationRef/>
      </w:r>
      <w:r w:rsidRPr="00AD29CC">
        <w:rPr>
          <w:lang w:val="en-US"/>
        </w:rPr>
        <w:t>Can be omitted</w:t>
      </w:r>
    </w:p>
  </w:comment>
  <w:comment w:id="27" w:author="Brice Maxime Hugues Ozenne" w:date="2026-04-29T16:46:00Z" w:initials="BO">
    <w:p w14:paraId="57DA4CEE" w14:textId="77777777" w:rsidR="004D3FE0" w:rsidRPr="00AD29CC" w:rsidRDefault="004D3FE0" w:rsidP="004D3FE0">
      <w:pPr>
        <w:pStyle w:val="CommentText"/>
        <w:rPr>
          <w:lang w:val="en-US"/>
        </w:rPr>
      </w:pPr>
      <w:r>
        <w:rPr>
          <w:rStyle w:val="CommentReference"/>
        </w:rPr>
        <w:annotationRef/>
      </w:r>
      <w:r w:rsidRPr="00AD29CC">
        <w:rPr>
          <w:lang w:val="en-US"/>
        </w:rPr>
        <w:t>Very similar to 1.</w:t>
      </w:r>
    </w:p>
  </w:comment>
  <w:comment w:id="45" w:author="Brice Maxime Hugues Ozenne" w:date="2026-04-29T17:54:00Z" w:initials="BO">
    <w:p w14:paraId="34507A66" w14:textId="77777777" w:rsidR="00D2705B" w:rsidRPr="00AD29CC" w:rsidRDefault="00D2705B" w:rsidP="00D2705B">
      <w:pPr>
        <w:pStyle w:val="CommentText"/>
        <w:rPr>
          <w:lang w:val="en-US"/>
        </w:rPr>
      </w:pPr>
      <w:r>
        <w:rPr>
          <w:rStyle w:val="CommentReference"/>
        </w:rPr>
        <w:annotationRef/>
      </w:r>
      <w:r w:rsidRPr="00AD29CC">
        <w:rPr>
          <w:lang w:val="en-US"/>
        </w:rPr>
        <w:t xml:space="preserve">I did not get that part. Does not feel </w:t>
      </w:r>
      <w:proofErr w:type="spellStart"/>
      <w:r w:rsidRPr="00AD29CC">
        <w:rPr>
          <w:lang w:val="en-US"/>
        </w:rPr>
        <w:t>sooo</w:t>
      </w:r>
      <w:proofErr w:type="spellEnd"/>
      <w:r w:rsidRPr="00AD29CC">
        <w:rPr>
          <w:lang w:val="en-US"/>
        </w:rPr>
        <w:t xml:space="preserve"> related to the scenarios at hand. Rephrase or remove</w:t>
      </w:r>
    </w:p>
  </w:comment>
  <w:comment w:id="46" w:author="Brice Maxime Hugues Ozenne" w:date="2026-04-29T17:52:00Z" w:initials="BO">
    <w:p w14:paraId="6A4DE8B8" w14:textId="77777777" w:rsidR="00D2705B" w:rsidRPr="00AD29CC" w:rsidRDefault="00D2705B" w:rsidP="00D2705B">
      <w:pPr>
        <w:pStyle w:val="CommentText"/>
        <w:rPr>
          <w:lang w:val="en-US"/>
        </w:rPr>
      </w:pPr>
      <w:r>
        <w:rPr>
          <w:rStyle w:val="CommentReference"/>
        </w:rPr>
        <w:annotationRef/>
      </w:r>
      <w:r w:rsidRPr="00AD29CC">
        <w:rPr>
          <w:lang w:val="en-US"/>
        </w:rPr>
        <w:t>Humm this should depend on the scenario but good idea to take segreg as reference anyway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FD5E72" w15:done="0"/>
  <w15:commentEx w15:paraId="7038E6F8" w15:done="0"/>
  <w15:commentEx w15:paraId="78270217" w15:done="0"/>
  <w15:commentEx w15:paraId="62952037" w15:done="0"/>
  <w15:commentEx w15:paraId="30F31871" w15:done="0"/>
  <w15:commentEx w15:paraId="527C5983" w15:done="0"/>
  <w15:commentEx w15:paraId="03533ACB" w15:done="0"/>
  <w15:commentEx w15:paraId="2438E128" w15:done="0"/>
  <w15:commentEx w15:paraId="57DA4CEE" w15:done="0"/>
  <w15:commentEx w15:paraId="34507A66" w15:done="0"/>
  <w15:commentEx w15:paraId="6A4DE8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71C2FE" w16cex:dateUtc="2026-04-29T14:10:00Z"/>
  <w16cex:commentExtensible w16cex:durableId="1F947CA9" w16cex:dateUtc="2026-04-29T14:11:00Z"/>
  <w16cex:commentExtensible w16cex:durableId="1EB5095D" w16cex:dateUtc="2026-04-29T14:13:00Z"/>
  <w16cex:commentExtensible w16cex:durableId="4C11B70D" w16cex:dateUtc="2026-04-29T14:17:00Z"/>
  <w16cex:commentExtensible w16cex:durableId="061BAAC4" w16cex:dateUtc="2026-04-29T15:51:00Z"/>
  <w16cex:commentExtensible w16cex:durableId="5FFA1E43" w16cex:dateUtc="2026-04-29T14:18:00Z"/>
  <w16cex:commentExtensible w16cex:durableId="71A272BC" w16cex:dateUtc="2026-04-29T14:21:00Z"/>
  <w16cex:commentExtensible w16cex:durableId="78E636CA" w16cex:dateUtc="2026-04-29T14:42:00Z"/>
  <w16cex:commentExtensible w16cex:durableId="5347671B" w16cex:dateUtc="2026-04-29T14:46:00Z"/>
  <w16cex:commentExtensible w16cex:durableId="2C14F9BB" w16cex:dateUtc="2026-04-29T15:54:00Z"/>
  <w16cex:commentExtensible w16cex:durableId="3CA109D8" w16cex:dateUtc="2026-04-29T15: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FD5E72" w16cid:durableId="2971C2FE"/>
  <w16cid:commentId w16cid:paraId="7038E6F8" w16cid:durableId="1F947CA9"/>
  <w16cid:commentId w16cid:paraId="78270217" w16cid:durableId="1EB5095D"/>
  <w16cid:commentId w16cid:paraId="62952037" w16cid:durableId="4C11B70D"/>
  <w16cid:commentId w16cid:paraId="30F31871" w16cid:durableId="061BAAC4"/>
  <w16cid:commentId w16cid:paraId="527C5983" w16cid:durableId="5FFA1E43"/>
  <w16cid:commentId w16cid:paraId="03533ACB" w16cid:durableId="71A272BC"/>
  <w16cid:commentId w16cid:paraId="2438E128" w16cid:durableId="78E636CA"/>
  <w16cid:commentId w16cid:paraId="57DA4CEE" w16cid:durableId="5347671B"/>
  <w16cid:commentId w16cid:paraId="34507A66" w16cid:durableId="2C14F9BB"/>
  <w16cid:commentId w16cid:paraId="6A4DE8B8" w16cid:durableId="3CA109D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6589"/>
    <w:multiLevelType w:val="hybridMultilevel"/>
    <w:tmpl w:val="C19C049C"/>
    <w:lvl w:ilvl="0" w:tplc="54CED824">
      <w:start w:val="1"/>
      <w:numFmt w:val="decimal"/>
      <w:pStyle w:val="Heading1"/>
      <w:lvlText w:val="%1."/>
      <w:lvlJc w:val="left"/>
      <w:pPr>
        <w:ind w:left="674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C0712B0"/>
    <w:multiLevelType w:val="hybridMultilevel"/>
    <w:tmpl w:val="D82CA34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12365AE2"/>
    <w:multiLevelType w:val="hybridMultilevel"/>
    <w:tmpl w:val="DF0A08DE"/>
    <w:lvl w:ilvl="0" w:tplc="5D82A2EC">
      <w:numFmt w:val="bullet"/>
      <w:lvlText w:val=""/>
      <w:lvlJc w:val="left"/>
      <w:pPr>
        <w:ind w:left="720" w:hanging="360"/>
      </w:pPr>
      <w:rPr>
        <w:rFonts w:ascii="Wingdings" w:eastAsiaTheme="minorHAnsi" w:hAnsi="Wingding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203C64BD"/>
    <w:multiLevelType w:val="hybridMultilevel"/>
    <w:tmpl w:val="B762B2BE"/>
    <w:lvl w:ilvl="0" w:tplc="BCB86896">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257002AB"/>
    <w:multiLevelType w:val="hybridMultilevel"/>
    <w:tmpl w:val="483807BA"/>
    <w:lvl w:ilvl="0" w:tplc="781C33F2">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7BCF1658"/>
    <w:multiLevelType w:val="hybridMultilevel"/>
    <w:tmpl w:val="E640DA4C"/>
    <w:lvl w:ilvl="0" w:tplc="9ADC8A08">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915894769">
    <w:abstractNumId w:val="5"/>
  </w:num>
  <w:num w:numId="2" w16cid:durableId="1250384470">
    <w:abstractNumId w:val="3"/>
  </w:num>
  <w:num w:numId="3" w16cid:durableId="1985815525">
    <w:abstractNumId w:val="4"/>
  </w:num>
  <w:num w:numId="4" w16cid:durableId="1247880542">
    <w:abstractNumId w:val="2"/>
  </w:num>
  <w:num w:numId="5" w16cid:durableId="1203249658">
    <w:abstractNumId w:val="3"/>
  </w:num>
  <w:num w:numId="6" w16cid:durableId="85662403">
    <w:abstractNumId w:val="0"/>
  </w:num>
  <w:num w:numId="7" w16cid:durableId="1541747811">
    <w:abstractNumId w:val="4"/>
  </w:num>
  <w:num w:numId="8" w16cid:durableId="175112348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ce Maxime Hugues Ozenne">
    <w15:presenceInfo w15:providerId="AD" w15:userId="S::hpl802@ku.dk::85e2cc3c-f581-4de6-8f3a-0c5d39b7d70b"/>
  </w15:person>
  <w15:person w15:author="Noah Degoulange">
    <w15:presenceInfo w15:providerId="AD" w15:userId="S-1-5-21-3890321450-4154366013-1235386688-108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42F"/>
    <w:rsid w:val="00000683"/>
    <w:rsid w:val="00010051"/>
    <w:rsid w:val="00044AC5"/>
    <w:rsid w:val="00044DF6"/>
    <w:rsid w:val="00061D0E"/>
    <w:rsid w:val="000705D5"/>
    <w:rsid w:val="00074CC3"/>
    <w:rsid w:val="00076791"/>
    <w:rsid w:val="000A09EC"/>
    <w:rsid w:val="000A7471"/>
    <w:rsid w:val="000E1DFA"/>
    <w:rsid w:val="000E6FE0"/>
    <w:rsid w:val="000F12B1"/>
    <w:rsid w:val="000F46AD"/>
    <w:rsid w:val="00103CAD"/>
    <w:rsid w:val="00130F82"/>
    <w:rsid w:val="0013522F"/>
    <w:rsid w:val="0016507C"/>
    <w:rsid w:val="00182998"/>
    <w:rsid w:val="001B37C8"/>
    <w:rsid w:val="001B39F5"/>
    <w:rsid w:val="001C0EB3"/>
    <w:rsid w:val="001D0F86"/>
    <w:rsid w:val="001E428F"/>
    <w:rsid w:val="002054F1"/>
    <w:rsid w:val="00216F0B"/>
    <w:rsid w:val="0021711D"/>
    <w:rsid w:val="00221BC1"/>
    <w:rsid w:val="00226B42"/>
    <w:rsid w:val="00227F3E"/>
    <w:rsid w:val="002422EA"/>
    <w:rsid w:val="00265CF2"/>
    <w:rsid w:val="002905BF"/>
    <w:rsid w:val="002A2E9D"/>
    <w:rsid w:val="002C18D1"/>
    <w:rsid w:val="002D4C6E"/>
    <w:rsid w:val="002D510F"/>
    <w:rsid w:val="002F7FBE"/>
    <w:rsid w:val="00305589"/>
    <w:rsid w:val="00305BCB"/>
    <w:rsid w:val="00332F23"/>
    <w:rsid w:val="0034375F"/>
    <w:rsid w:val="0035403C"/>
    <w:rsid w:val="00361D50"/>
    <w:rsid w:val="0036333C"/>
    <w:rsid w:val="00370631"/>
    <w:rsid w:val="00382F75"/>
    <w:rsid w:val="003924D4"/>
    <w:rsid w:val="003A34BD"/>
    <w:rsid w:val="003A5D4E"/>
    <w:rsid w:val="003C0B66"/>
    <w:rsid w:val="003C3B83"/>
    <w:rsid w:val="003D7640"/>
    <w:rsid w:val="003F1127"/>
    <w:rsid w:val="0041454D"/>
    <w:rsid w:val="004177E7"/>
    <w:rsid w:val="004372E0"/>
    <w:rsid w:val="00477717"/>
    <w:rsid w:val="00481457"/>
    <w:rsid w:val="004A3003"/>
    <w:rsid w:val="004C77F9"/>
    <w:rsid w:val="004D3FE0"/>
    <w:rsid w:val="004F75B1"/>
    <w:rsid w:val="005040AF"/>
    <w:rsid w:val="00524EA2"/>
    <w:rsid w:val="005303F6"/>
    <w:rsid w:val="005425CE"/>
    <w:rsid w:val="005A3930"/>
    <w:rsid w:val="005B34EB"/>
    <w:rsid w:val="005B358A"/>
    <w:rsid w:val="005E71A0"/>
    <w:rsid w:val="005F1871"/>
    <w:rsid w:val="0063488C"/>
    <w:rsid w:val="00650851"/>
    <w:rsid w:val="006512FC"/>
    <w:rsid w:val="006557AA"/>
    <w:rsid w:val="00666D98"/>
    <w:rsid w:val="00680EF8"/>
    <w:rsid w:val="006B4035"/>
    <w:rsid w:val="006F2A80"/>
    <w:rsid w:val="00710066"/>
    <w:rsid w:val="00715397"/>
    <w:rsid w:val="00720113"/>
    <w:rsid w:val="0072131F"/>
    <w:rsid w:val="00747A8E"/>
    <w:rsid w:val="00774915"/>
    <w:rsid w:val="007814BD"/>
    <w:rsid w:val="007A70D6"/>
    <w:rsid w:val="007B3CBC"/>
    <w:rsid w:val="007D54D0"/>
    <w:rsid w:val="00812A7B"/>
    <w:rsid w:val="0085342F"/>
    <w:rsid w:val="00854B28"/>
    <w:rsid w:val="00873AEC"/>
    <w:rsid w:val="00893DA8"/>
    <w:rsid w:val="008D148A"/>
    <w:rsid w:val="008D26CB"/>
    <w:rsid w:val="00900EBA"/>
    <w:rsid w:val="009103B8"/>
    <w:rsid w:val="009332DD"/>
    <w:rsid w:val="00960F9B"/>
    <w:rsid w:val="0097015C"/>
    <w:rsid w:val="0097330C"/>
    <w:rsid w:val="0099478F"/>
    <w:rsid w:val="009A7E17"/>
    <w:rsid w:val="009D5F67"/>
    <w:rsid w:val="009E1E9D"/>
    <w:rsid w:val="009E2A06"/>
    <w:rsid w:val="009F6BF2"/>
    <w:rsid w:val="00A1193E"/>
    <w:rsid w:val="00A60A9E"/>
    <w:rsid w:val="00A672D5"/>
    <w:rsid w:val="00A757A7"/>
    <w:rsid w:val="00A75FE9"/>
    <w:rsid w:val="00A80F96"/>
    <w:rsid w:val="00A81843"/>
    <w:rsid w:val="00A8195A"/>
    <w:rsid w:val="00A837B0"/>
    <w:rsid w:val="00AD29CC"/>
    <w:rsid w:val="00AE5311"/>
    <w:rsid w:val="00AF7278"/>
    <w:rsid w:val="00B12370"/>
    <w:rsid w:val="00B40677"/>
    <w:rsid w:val="00B50583"/>
    <w:rsid w:val="00B62F1A"/>
    <w:rsid w:val="00B70D7B"/>
    <w:rsid w:val="00B97290"/>
    <w:rsid w:val="00BA2C06"/>
    <w:rsid w:val="00BB490E"/>
    <w:rsid w:val="00BD3D98"/>
    <w:rsid w:val="00BD57C9"/>
    <w:rsid w:val="00BF0C3F"/>
    <w:rsid w:val="00C26BEC"/>
    <w:rsid w:val="00C3713D"/>
    <w:rsid w:val="00C75FEC"/>
    <w:rsid w:val="00C96EA9"/>
    <w:rsid w:val="00CA42AB"/>
    <w:rsid w:val="00CD1EBC"/>
    <w:rsid w:val="00CE1915"/>
    <w:rsid w:val="00D0094E"/>
    <w:rsid w:val="00D07CF3"/>
    <w:rsid w:val="00D10BD6"/>
    <w:rsid w:val="00D2705B"/>
    <w:rsid w:val="00D32DAF"/>
    <w:rsid w:val="00D929FF"/>
    <w:rsid w:val="00D93F4A"/>
    <w:rsid w:val="00DA4053"/>
    <w:rsid w:val="00DB30BB"/>
    <w:rsid w:val="00DB6066"/>
    <w:rsid w:val="00DB7F2A"/>
    <w:rsid w:val="00DF34C4"/>
    <w:rsid w:val="00DF5CCD"/>
    <w:rsid w:val="00E118F3"/>
    <w:rsid w:val="00E14F3D"/>
    <w:rsid w:val="00E42E10"/>
    <w:rsid w:val="00E6022E"/>
    <w:rsid w:val="00E90DFB"/>
    <w:rsid w:val="00E9727F"/>
    <w:rsid w:val="00E974BA"/>
    <w:rsid w:val="00EA5DAE"/>
    <w:rsid w:val="00EE0A30"/>
    <w:rsid w:val="00EF080D"/>
    <w:rsid w:val="00F04C69"/>
    <w:rsid w:val="00F05649"/>
    <w:rsid w:val="00F139C2"/>
    <w:rsid w:val="00F15D78"/>
    <w:rsid w:val="00F27290"/>
    <w:rsid w:val="00F3342F"/>
    <w:rsid w:val="00F40B1A"/>
    <w:rsid w:val="00F56BA1"/>
    <w:rsid w:val="00F87EAE"/>
    <w:rsid w:val="00F91EF7"/>
    <w:rsid w:val="00F94192"/>
    <w:rsid w:val="00F94815"/>
    <w:rsid w:val="00FA215B"/>
    <w:rsid w:val="00FB609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9B5D2"/>
  <w15:chartTrackingRefBased/>
  <w15:docId w15:val="{99CBA92C-AF10-4BE0-833A-9879CEDCE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7F9"/>
  </w:style>
  <w:style w:type="paragraph" w:styleId="Heading1">
    <w:name w:val="heading 1"/>
    <w:basedOn w:val="Normal"/>
    <w:next w:val="Normal"/>
    <w:link w:val="Heading1Char"/>
    <w:uiPriority w:val="9"/>
    <w:qFormat/>
    <w:rsid w:val="00BD57C9"/>
    <w:pPr>
      <w:keepNext/>
      <w:keepLines/>
      <w:numPr>
        <w:numId w:val="6"/>
      </w:numPr>
      <w:spacing w:before="360" w:after="80"/>
      <w:ind w:left="426"/>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unhideWhenUsed/>
    <w:qFormat/>
    <w:rsid w:val="00F334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34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4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4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7C9"/>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F334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34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4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4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42F"/>
    <w:rPr>
      <w:rFonts w:eastAsiaTheme="majorEastAsia" w:cstheme="majorBidi"/>
      <w:color w:val="272727" w:themeColor="text1" w:themeTint="D8"/>
    </w:rPr>
  </w:style>
  <w:style w:type="paragraph" w:styleId="Title">
    <w:name w:val="Title"/>
    <w:basedOn w:val="Normal"/>
    <w:next w:val="Normal"/>
    <w:link w:val="TitleChar"/>
    <w:uiPriority w:val="10"/>
    <w:qFormat/>
    <w:rsid w:val="00BD57C9"/>
    <w:pPr>
      <w:spacing w:after="80" w:line="240" w:lineRule="auto"/>
      <w:contextualSpacing/>
      <w:jc w:val="center"/>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BD57C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33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42F"/>
    <w:pPr>
      <w:spacing w:before="160"/>
      <w:jc w:val="center"/>
    </w:pPr>
    <w:rPr>
      <w:i/>
      <w:iCs/>
      <w:color w:val="404040" w:themeColor="text1" w:themeTint="BF"/>
    </w:rPr>
  </w:style>
  <w:style w:type="character" w:customStyle="1" w:styleId="QuoteChar">
    <w:name w:val="Quote Char"/>
    <w:basedOn w:val="DefaultParagraphFont"/>
    <w:link w:val="Quote"/>
    <w:uiPriority w:val="29"/>
    <w:rsid w:val="00F3342F"/>
    <w:rPr>
      <w:i/>
      <w:iCs/>
      <w:color w:val="404040" w:themeColor="text1" w:themeTint="BF"/>
    </w:rPr>
  </w:style>
  <w:style w:type="paragraph" w:styleId="ListParagraph">
    <w:name w:val="List Paragraph"/>
    <w:basedOn w:val="Normal"/>
    <w:uiPriority w:val="34"/>
    <w:qFormat/>
    <w:rsid w:val="00F3342F"/>
    <w:pPr>
      <w:ind w:left="720"/>
      <w:contextualSpacing/>
    </w:pPr>
  </w:style>
  <w:style w:type="character" w:styleId="IntenseEmphasis">
    <w:name w:val="Intense Emphasis"/>
    <w:basedOn w:val="DefaultParagraphFont"/>
    <w:uiPriority w:val="21"/>
    <w:qFormat/>
    <w:rsid w:val="00F3342F"/>
    <w:rPr>
      <w:i/>
      <w:iCs/>
      <w:color w:val="2F5496" w:themeColor="accent1" w:themeShade="BF"/>
    </w:rPr>
  </w:style>
  <w:style w:type="paragraph" w:styleId="IntenseQuote">
    <w:name w:val="Intense Quote"/>
    <w:basedOn w:val="Normal"/>
    <w:next w:val="Normal"/>
    <w:link w:val="IntenseQuoteChar"/>
    <w:uiPriority w:val="30"/>
    <w:qFormat/>
    <w:rsid w:val="00F334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42F"/>
    <w:rPr>
      <w:i/>
      <w:iCs/>
      <w:color w:val="2F5496" w:themeColor="accent1" w:themeShade="BF"/>
    </w:rPr>
  </w:style>
  <w:style w:type="character" w:styleId="IntenseReference">
    <w:name w:val="Intense Reference"/>
    <w:basedOn w:val="DefaultParagraphFont"/>
    <w:uiPriority w:val="32"/>
    <w:qFormat/>
    <w:rsid w:val="00F3342F"/>
    <w:rPr>
      <w:b/>
      <w:bCs/>
      <w:smallCaps/>
      <w:color w:val="2F5496" w:themeColor="accent1" w:themeShade="BF"/>
      <w:spacing w:val="5"/>
    </w:rPr>
  </w:style>
  <w:style w:type="character" w:styleId="Hyperlink">
    <w:name w:val="Hyperlink"/>
    <w:basedOn w:val="DefaultParagraphFont"/>
    <w:uiPriority w:val="99"/>
    <w:unhideWhenUsed/>
    <w:rsid w:val="00E6022E"/>
    <w:rPr>
      <w:color w:val="0563C1" w:themeColor="hyperlink"/>
      <w:u w:val="single"/>
    </w:rPr>
  </w:style>
  <w:style w:type="character" w:styleId="UnresolvedMention">
    <w:name w:val="Unresolved Mention"/>
    <w:basedOn w:val="DefaultParagraphFont"/>
    <w:uiPriority w:val="99"/>
    <w:semiHidden/>
    <w:unhideWhenUsed/>
    <w:rsid w:val="00E6022E"/>
    <w:rPr>
      <w:color w:val="605E5C"/>
      <w:shd w:val="clear" w:color="auto" w:fill="E1DFDD"/>
    </w:rPr>
  </w:style>
  <w:style w:type="character" w:styleId="PlaceholderText">
    <w:name w:val="Placeholder Text"/>
    <w:basedOn w:val="DefaultParagraphFont"/>
    <w:uiPriority w:val="99"/>
    <w:semiHidden/>
    <w:rsid w:val="00D929FF"/>
    <w:rPr>
      <w:color w:val="666666"/>
    </w:rPr>
  </w:style>
  <w:style w:type="character" w:styleId="FollowedHyperlink">
    <w:name w:val="FollowedHyperlink"/>
    <w:basedOn w:val="DefaultParagraphFont"/>
    <w:uiPriority w:val="99"/>
    <w:semiHidden/>
    <w:unhideWhenUsed/>
    <w:rsid w:val="00305BCB"/>
    <w:rPr>
      <w:color w:val="954F72" w:themeColor="followedHyperlink"/>
      <w:u w:val="single"/>
    </w:rPr>
  </w:style>
  <w:style w:type="table" w:styleId="TableGrid">
    <w:name w:val="Table Grid"/>
    <w:basedOn w:val="TableNormal"/>
    <w:uiPriority w:val="39"/>
    <w:rsid w:val="00BA2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91EF7"/>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EF080D"/>
    <w:rPr>
      <w:sz w:val="16"/>
      <w:szCs w:val="16"/>
    </w:rPr>
  </w:style>
  <w:style w:type="paragraph" w:styleId="CommentText">
    <w:name w:val="annotation text"/>
    <w:basedOn w:val="Normal"/>
    <w:link w:val="CommentTextChar"/>
    <w:uiPriority w:val="99"/>
    <w:unhideWhenUsed/>
    <w:rsid w:val="00EF080D"/>
    <w:pPr>
      <w:spacing w:line="240" w:lineRule="auto"/>
    </w:pPr>
    <w:rPr>
      <w:sz w:val="20"/>
      <w:szCs w:val="20"/>
    </w:rPr>
  </w:style>
  <w:style w:type="character" w:customStyle="1" w:styleId="CommentTextChar">
    <w:name w:val="Comment Text Char"/>
    <w:basedOn w:val="DefaultParagraphFont"/>
    <w:link w:val="CommentText"/>
    <w:uiPriority w:val="99"/>
    <w:rsid w:val="00EF080D"/>
    <w:rPr>
      <w:sz w:val="20"/>
      <w:szCs w:val="20"/>
    </w:rPr>
  </w:style>
  <w:style w:type="paragraph" w:styleId="CommentSubject">
    <w:name w:val="annotation subject"/>
    <w:basedOn w:val="CommentText"/>
    <w:next w:val="CommentText"/>
    <w:link w:val="CommentSubjectChar"/>
    <w:uiPriority w:val="99"/>
    <w:semiHidden/>
    <w:unhideWhenUsed/>
    <w:rsid w:val="00EF080D"/>
    <w:rPr>
      <w:b/>
      <w:bCs/>
    </w:rPr>
  </w:style>
  <w:style w:type="character" w:customStyle="1" w:styleId="CommentSubjectChar">
    <w:name w:val="Comment Subject Char"/>
    <w:basedOn w:val="CommentTextChar"/>
    <w:link w:val="CommentSubject"/>
    <w:uiPriority w:val="99"/>
    <w:semiHidden/>
    <w:rsid w:val="00EF080D"/>
    <w:rPr>
      <w:b/>
      <w:bCs/>
      <w:sz w:val="20"/>
      <w:szCs w:val="20"/>
    </w:rPr>
  </w:style>
  <w:style w:type="paragraph" w:styleId="Revision">
    <w:name w:val="Revision"/>
    <w:hidden/>
    <w:uiPriority w:val="99"/>
    <w:semiHidden/>
    <w:rsid w:val="00EF080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sim.1545"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doi.org/10.1177/1471082X13504721" TargetMode="Externa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https://cran.r-project.org/web/packages/segmented/index.html" TargetMode="Externa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5FC62-E684-40DC-94E7-C97E36BFC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2340</TotalTime>
  <Pages>7</Pages>
  <Words>1935</Words>
  <Characters>11805</Characters>
  <Application>Microsoft Office Word</Application>
  <DocSecurity>0</DocSecurity>
  <Lines>98</Lines>
  <Paragraphs>27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Degoulange</dc:creator>
  <cp:keywords/>
  <dc:description/>
  <cp:lastModifiedBy>Noah Degoulange</cp:lastModifiedBy>
  <cp:revision>103</cp:revision>
  <dcterms:created xsi:type="dcterms:W3CDTF">2026-04-14T13:27:00Z</dcterms:created>
  <dcterms:modified xsi:type="dcterms:W3CDTF">2026-04-30T10:30:00Z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